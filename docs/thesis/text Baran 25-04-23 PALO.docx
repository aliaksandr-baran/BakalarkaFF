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0"/>
          <w:szCs w:val="22"/>
          <w:lang w:val="en-US" w:eastAsia="en-US"/>
        </w:rPr>
        <w:id w:val="-1061634228"/>
        <w:docPartObj>
          <w:docPartGallery w:val="Table of Contents"/>
          <w:docPartUnique/>
        </w:docPartObj>
      </w:sdtPr>
      <w:sdtContent>
        <w:p w14:paraId="73D1B864" w14:textId="77777777" w:rsidR="00A61594" w:rsidRPr="00EC28F7" w:rsidRDefault="00150EB7" w:rsidP="000A7279">
          <w:pPr>
            <w:pStyle w:val="Hlavikaobsahu"/>
            <w:spacing w:before="0" w:after="240" w:line="360" w:lineRule="auto"/>
            <w:jc w:val="both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EC28F7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Obsah</w:t>
          </w:r>
        </w:p>
        <w:p w14:paraId="4F9BB848" w14:textId="77777777" w:rsidR="00270B42" w:rsidRPr="00EC28F7" w:rsidRDefault="00A61594">
          <w:pPr>
            <w:pStyle w:val="Obsah1"/>
            <w:tabs>
              <w:tab w:val="right" w:leader="dot" w:pos="7429"/>
            </w:tabs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r w:rsidRPr="00EC28F7">
            <w:rPr>
              <w:lang w:val="sk-SK"/>
            </w:rPr>
            <w:fldChar w:fldCharType="begin"/>
          </w:r>
          <w:r w:rsidRPr="00EC28F7">
            <w:rPr>
              <w:lang w:val="sk-SK"/>
            </w:rPr>
            <w:instrText xml:space="preserve"> TOC \o "1-3" \h \z \u </w:instrText>
          </w:r>
          <w:r w:rsidRPr="00EC28F7">
            <w:rPr>
              <w:lang w:val="sk-SK"/>
            </w:rPr>
            <w:fldChar w:fldCharType="separate"/>
          </w:r>
          <w:hyperlink w:anchor="_Toc196226120" w:history="1">
            <w:r w:rsidR="00270B42" w:rsidRPr="00EC28F7">
              <w:rPr>
                <w:rStyle w:val="Hypertextovprepojenie"/>
                <w:noProof/>
                <w:lang w:val="sk-SK"/>
              </w:rPr>
              <w:t>Úvod</w:t>
            </w:r>
            <w:r w:rsidR="00270B42" w:rsidRPr="00EC28F7">
              <w:rPr>
                <w:noProof/>
                <w:webHidden/>
                <w:lang w:val="sk-SK"/>
              </w:rPr>
              <w:tab/>
            </w:r>
            <w:r w:rsidR="00270B42" w:rsidRPr="00EC28F7">
              <w:rPr>
                <w:noProof/>
                <w:webHidden/>
                <w:lang w:val="sk-SK"/>
              </w:rPr>
              <w:fldChar w:fldCharType="begin"/>
            </w:r>
            <w:r w:rsidR="00270B42" w:rsidRPr="00EC28F7">
              <w:rPr>
                <w:noProof/>
                <w:webHidden/>
                <w:lang w:val="sk-SK"/>
              </w:rPr>
              <w:instrText xml:space="preserve"> PAGEREF _Toc196226120 \h </w:instrText>
            </w:r>
            <w:r w:rsidR="00270B42" w:rsidRPr="00EC28F7">
              <w:rPr>
                <w:noProof/>
                <w:webHidden/>
                <w:lang w:val="sk-SK"/>
              </w:rPr>
            </w:r>
            <w:r w:rsidR="00270B42" w:rsidRPr="00EC28F7">
              <w:rPr>
                <w:noProof/>
                <w:webHidden/>
                <w:lang w:val="sk-SK"/>
              </w:rPr>
              <w:fldChar w:fldCharType="separate"/>
            </w:r>
            <w:r w:rsidR="00270B42" w:rsidRPr="00EC28F7">
              <w:rPr>
                <w:noProof/>
                <w:webHidden/>
                <w:lang w:val="sk-SK"/>
              </w:rPr>
              <w:t>3</w:t>
            </w:r>
            <w:r w:rsidR="00270B42"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3F987FC" w14:textId="77777777" w:rsidR="00270B42" w:rsidRPr="00EC28F7" w:rsidRDefault="00270B42">
          <w:pPr>
            <w:pStyle w:val="Obsah1"/>
            <w:tabs>
              <w:tab w:val="left" w:pos="660"/>
              <w:tab w:val="right" w:leader="dot" w:pos="7429"/>
            </w:tabs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1" w:history="1">
            <w:r w:rsidRPr="00EC28F7">
              <w:rPr>
                <w:rStyle w:val="Hypertextovprepojenie"/>
                <w:noProof/>
                <w:lang w:val="sk-SK"/>
              </w:rPr>
              <w:t>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Teoretická cast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_Toc196226121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4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6E2A29E" w14:textId="77777777" w:rsidR="00270B42" w:rsidRPr="00EC28F7" w:rsidRDefault="00270B42">
          <w:pPr>
            <w:pStyle w:val="Obsah2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2" w:history="1">
            <w:r w:rsidRPr="00EC28F7">
              <w:rPr>
                <w:rStyle w:val="Hypertextovprepojenie"/>
                <w:noProof/>
                <w:lang w:val="sk-SK"/>
              </w:rPr>
              <w:t>1.1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Etery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_Toc196226122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4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F855999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3" w:history="1">
            <w:r w:rsidRPr="00EC28F7">
              <w:rPr>
                <w:rStyle w:val="Hypertextovprepojenie"/>
                <w:noProof/>
                <w:lang w:val="sk-SK"/>
              </w:rPr>
              <w:t>1.1.1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MTBE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_Toc196226123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4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9CB0006" w14:textId="77777777" w:rsidR="00270B42" w:rsidRPr="00EC28F7" w:rsidRDefault="00270B42">
          <w:pPr>
            <w:pStyle w:val="Obsah2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4" w:history="1">
            <w:r w:rsidRPr="00EC28F7">
              <w:rPr>
                <w:rStyle w:val="Hypertextovprepojenie"/>
                <w:noProof/>
                <w:lang w:val="sk-SK"/>
              </w:rPr>
              <w:t>1.2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Hydroxyderivat (Alkoholy)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_Toc196226124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4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BCCBDEB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5" w:history="1">
            <w:r w:rsidRPr="00EC28F7">
              <w:rPr>
                <w:rStyle w:val="Hypertextovprepojenie"/>
                <w:noProof/>
                <w:lang w:val="sk-SK"/>
              </w:rPr>
              <w:t>1.2.1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Metanol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_Toc196226125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5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89ED51C" w14:textId="77777777" w:rsidR="00270B42" w:rsidRPr="00EC28F7" w:rsidRDefault="00270B42">
          <w:pPr>
            <w:pStyle w:val="Obsah2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6" w:history="1">
            <w:r w:rsidRPr="00EC28F7">
              <w:rPr>
                <w:rStyle w:val="Hypertextovprepojenie"/>
                <w:noProof/>
                <w:lang w:val="sk-SK"/>
              </w:rPr>
              <w:t>1.3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Separačné metódy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_Toc196226126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5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0626D02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7" w:history="1">
            <w:r w:rsidRPr="00EC28F7">
              <w:rPr>
                <w:rStyle w:val="Hypertextovprepojenie"/>
                <w:noProof/>
                <w:lang w:val="sk-SK"/>
              </w:rPr>
              <w:t>1.3.1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Kvapalinová extrakcia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_Toc196226127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5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AFCDDC4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8" w:history="1">
            <w:r w:rsidRPr="00EC28F7">
              <w:rPr>
                <w:rStyle w:val="Hypertextovprepojenie"/>
                <w:noProof/>
                <w:lang w:val="sk-SK"/>
              </w:rPr>
              <w:t>1.3.2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Jednostupňová extrakcia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_Toc196226128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6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1D45B62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29" w:history="1">
            <w:r w:rsidRPr="00EC28F7">
              <w:rPr>
                <w:rStyle w:val="Hypertextovprepojenie"/>
                <w:noProof/>
                <w:lang w:val="sk-SK"/>
              </w:rPr>
              <w:t>1.3.3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Viacstupňová extrakcia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_Toc196226129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6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AC27466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0" w:history="1">
            <w:r w:rsidRPr="00EC28F7">
              <w:rPr>
                <w:rStyle w:val="Hypertextovprepojenie"/>
                <w:noProof/>
                <w:lang w:val="sk-SK"/>
              </w:rPr>
              <w:t>1.3.4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Kritéria výberu vhodného extrahovadla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_Toc196226130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7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0F856EE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1" w:history="1">
            <w:r w:rsidRPr="00EC28F7">
              <w:rPr>
                <w:rStyle w:val="Hypertextovprepojenie"/>
                <w:noProof/>
                <w:lang w:val="sk-SK"/>
              </w:rPr>
              <w:t>1.3.5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Destilácia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_Toc196226131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7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22BB531" w14:textId="77777777" w:rsidR="00270B42" w:rsidRPr="00EC28F7" w:rsidRDefault="00270B42">
          <w:pPr>
            <w:pStyle w:val="Obsah2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2" w:history="1">
            <w:r w:rsidRPr="00EC28F7">
              <w:rPr>
                <w:rStyle w:val="Hypertextovprepojenie"/>
                <w:noProof/>
                <w:lang w:val="sk-SK"/>
              </w:rPr>
              <w:t>1.4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Iónové kvapaliny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_Toc196226132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8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1D2CC47" w14:textId="77777777" w:rsidR="00270B42" w:rsidRPr="00EC28F7" w:rsidRDefault="00270B42">
          <w:pPr>
            <w:pStyle w:val="Obsah2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3" w:history="1">
            <w:r w:rsidRPr="00EC28F7">
              <w:rPr>
                <w:rStyle w:val="Hypertextovprepojenie"/>
                <w:noProof/>
                <w:lang w:val="sk-SK"/>
              </w:rPr>
              <w:t>1.5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Fázová rovnováha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_Toc196226133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9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EF39176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4" w:history="1">
            <w:r w:rsidRPr="00EC28F7">
              <w:rPr>
                <w:rStyle w:val="Hypertextovprepojenie"/>
                <w:noProof/>
                <w:lang w:val="sk-SK"/>
              </w:rPr>
              <w:t>1.5.1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Rovnováha kvapalina-kvapalina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_Toc196226134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9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1205B9E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5" w:history="1">
            <w:r w:rsidRPr="00EC28F7">
              <w:rPr>
                <w:rStyle w:val="Hypertextovprepojenie"/>
                <w:noProof/>
                <w:lang w:val="sk-SK"/>
              </w:rPr>
              <w:t>1.5.2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Rovnováha kvapalina-para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_Toc196226135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9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167B110" w14:textId="77777777" w:rsidR="00270B42" w:rsidRPr="00EC28F7" w:rsidRDefault="00270B42">
          <w:pPr>
            <w:pStyle w:val="Obsah3"/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6" w:history="1">
            <w:r w:rsidRPr="00EC28F7">
              <w:rPr>
                <w:rStyle w:val="Hypertextovprepojenie"/>
                <w:noProof/>
                <w:lang w:val="sk-SK"/>
              </w:rPr>
              <w:t>1.5.3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Model NRTL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_Toc196226136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9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2008588" w14:textId="77777777" w:rsidR="00270B42" w:rsidRPr="00EC28F7" w:rsidRDefault="00270B42">
          <w:pPr>
            <w:pStyle w:val="Obsah1"/>
            <w:tabs>
              <w:tab w:val="left" w:pos="660"/>
              <w:tab w:val="right" w:leader="dot" w:pos="7429"/>
            </w:tabs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7" w:history="1">
            <w:r w:rsidRPr="00EC28F7">
              <w:rPr>
                <w:rStyle w:val="Hypertextovprepojenie"/>
                <w:noProof/>
                <w:lang w:val="sk-SK"/>
              </w:rPr>
              <w:t>2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Cieľ práce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_Toc196226137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10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90FA0A1" w14:textId="77777777" w:rsidR="00270B42" w:rsidRPr="00EC28F7" w:rsidRDefault="00270B42">
          <w:pPr>
            <w:pStyle w:val="Obsah1"/>
            <w:tabs>
              <w:tab w:val="left" w:pos="660"/>
              <w:tab w:val="right" w:leader="dot" w:pos="7429"/>
            </w:tabs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8" w:history="1">
            <w:r w:rsidRPr="00EC28F7">
              <w:rPr>
                <w:rStyle w:val="Hypertextovprepojenie"/>
                <w:noProof/>
                <w:lang w:val="sk-SK"/>
              </w:rPr>
              <w:t>3</w:t>
            </w:r>
            <w:r w:rsidRPr="00EC28F7">
              <w:rPr>
                <w:rFonts w:asciiTheme="minorHAnsi" w:eastAsiaTheme="minorEastAsia" w:hAnsiTheme="minorHAnsi"/>
                <w:noProof/>
                <w:sz w:val="22"/>
                <w:lang w:val="sk-SK" w:eastAsia="sk-SK"/>
              </w:rPr>
              <w:tab/>
            </w:r>
            <w:r w:rsidRPr="00EC28F7">
              <w:rPr>
                <w:rStyle w:val="Hypertextovprepojenie"/>
                <w:noProof/>
                <w:lang w:val="sk-SK"/>
              </w:rPr>
              <w:t>Výpočtová časť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_Toc196226138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11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791FB76" w14:textId="77777777" w:rsidR="00270B42" w:rsidRPr="00EC28F7" w:rsidRDefault="00270B42">
          <w:pPr>
            <w:pStyle w:val="Obsah1"/>
            <w:tabs>
              <w:tab w:val="right" w:leader="dot" w:pos="7429"/>
            </w:tabs>
            <w:rPr>
              <w:rFonts w:asciiTheme="minorHAnsi" w:eastAsiaTheme="minorEastAsia" w:hAnsiTheme="minorHAnsi"/>
              <w:noProof/>
              <w:sz w:val="22"/>
              <w:lang w:val="sk-SK" w:eastAsia="sk-SK"/>
            </w:rPr>
          </w:pPr>
          <w:hyperlink w:anchor="_Toc196226139" w:history="1">
            <w:r w:rsidRPr="00EC28F7">
              <w:rPr>
                <w:rStyle w:val="Hypertextovprepojenie"/>
                <w:noProof/>
                <w:lang w:val="sk-SK"/>
              </w:rPr>
              <w:t>Zoznam použitej literatúry</w:t>
            </w:r>
            <w:r w:rsidRPr="00EC28F7">
              <w:rPr>
                <w:noProof/>
                <w:webHidden/>
                <w:lang w:val="sk-SK"/>
              </w:rPr>
              <w:tab/>
            </w:r>
            <w:r w:rsidRPr="00EC28F7">
              <w:rPr>
                <w:noProof/>
                <w:webHidden/>
                <w:lang w:val="sk-SK"/>
              </w:rPr>
              <w:fldChar w:fldCharType="begin"/>
            </w:r>
            <w:r w:rsidRPr="00EC28F7">
              <w:rPr>
                <w:noProof/>
                <w:webHidden/>
                <w:lang w:val="sk-SK"/>
              </w:rPr>
              <w:instrText xml:space="preserve"> PAGEREF _Toc196226139 \h </w:instrText>
            </w:r>
            <w:r w:rsidRPr="00EC28F7">
              <w:rPr>
                <w:noProof/>
                <w:webHidden/>
                <w:lang w:val="sk-SK"/>
              </w:rPr>
            </w:r>
            <w:r w:rsidRPr="00EC28F7">
              <w:rPr>
                <w:noProof/>
                <w:webHidden/>
                <w:lang w:val="sk-SK"/>
              </w:rPr>
              <w:fldChar w:fldCharType="separate"/>
            </w:r>
            <w:r w:rsidRPr="00EC28F7">
              <w:rPr>
                <w:noProof/>
                <w:webHidden/>
                <w:lang w:val="sk-SK"/>
              </w:rPr>
              <w:t>12</w:t>
            </w:r>
            <w:r w:rsidRPr="00EC28F7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6688F79" w14:textId="77777777" w:rsidR="00A61594" w:rsidRPr="00EC28F7" w:rsidRDefault="00A61594" w:rsidP="000A7279">
          <w:pPr>
            <w:rPr>
              <w:lang w:val="sk-SK"/>
            </w:rPr>
          </w:pPr>
          <w:r w:rsidRPr="00EC28F7">
            <w:rPr>
              <w:b/>
              <w:bCs/>
              <w:lang w:val="sk-SK"/>
            </w:rPr>
            <w:fldChar w:fldCharType="end"/>
          </w:r>
        </w:p>
      </w:sdtContent>
    </w:sdt>
    <w:p w14:paraId="7454D1DF" w14:textId="77777777" w:rsidR="00A61594" w:rsidRPr="00EC28F7" w:rsidRDefault="00A61594" w:rsidP="00A61594">
      <w:pPr>
        <w:rPr>
          <w:rFonts w:eastAsiaTheme="majorEastAsia" w:cstheme="majorBidi"/>
          <w:sz w:val="44"/>
          <w:szCs w:val="28"/>
          <w:lang w:val="sk-SK"/>
        </w:rPr>
      </w:pPr>
      <w:r w:rsidRPr="00EC28F7">
        <w:rPr>
          <w:lang w:val="sk-SK"/>
        </w:rPr>
        <w:br w:type="page"/>
      </w:r>
    </w:p>
    <w:p w14:paraId="75044BB3" w14:textId="77777777" w:rsidR="00A61594" w:rsidRPr="00EC28F7" w:rsidRDefault="00A61594" w:rsidP="00674A02">
      <w:pPr>
        <w:pStyle w:val="Nadpis1"/>
        <w:numPr>
          <w:ilvl w:val="0"/>
          <w:numId w:val="0"/>
        </w:numPr>
        <w:rPr>
          <w:lang w:val="sk-SK"/>
        </w:rPr>
      </w:pPr>
    </w:p>
    <w:p w14:paraId="40D8FD40" w14:textId="77777777" w:rsidR="00A61594" w:rsidRPr="00EC28F7" w:rsidRDefault="00A61594" w:rsidP="00A61594">
      <w:pPr>
        <w:rPr>
          <w:rFonts w:eastAsiaTheme="majorEastAsia" w:cstheme="majorBidi"/>
          <w:sz w:val="44"/>
          <w:szCs w:val="28"/>
          <w:lang w:val="sk-SK"/>
        </w:rPr>
      </w:pPr>
      <w:r w:rsidRPr="00EC28F7">
        <w:rPr>
          <w:lang w:val="sk-SK"/>
        </w:rPr>
        <w:br w:type="page"/>
      </w:r>
    </w:p>
    <w:p w14:paraId="5F785764" w14:textId="77777777" w:rsidR="00E10F88" w:rsidRPr="00EC28F7" w:rsidRDefault="00531FC4" w:rsidP="00674A02">
      <w:pPr>
        <w:pStyle w:val="Nadpis1"/>
        <w:numPr>
          <w:ilvl w:val="0"/>
          <w:numId w:val="0"/>
        </w:numPr>
        <w:rPr>
          <w:lang w:val="sk-SK"/>
        </w:rPr>
      </w:pPr>
      <w:bookmarkStart w:id="0" w:name="_Toc196226120"/>
      <w:r w:rsidRPr="00EC28F7">
        <w:rPr>
          <w:lang w:val="sk-SK"/>
        </w:rPr>
        <w:lastRenderedPageBreak/>
        <w:t>Úvod</w:t>
      </w:r>
      <w:bookmarkEnd w:id="0"/>
    </w:p>
    <w:p w14:paraId="26BD7AAF" w14:textId="77777777" w:rsidR="00DC32F5" w:rsidRPr="00EC28F7" w:rsidRDefault="00DC32F5" w:rsidP="00DC32F5">
      <w:pPr>
        <w:jc w:val="left"/>
        <w:rPr>
          <w:lang w:val="sk-SK"/>
        </w:rPr>
      </w:pPr>
      <w:r w:rsidRPr="00EC28F7">
        <w:rPr>
          <w:lang w:val="sk-SK"/>
        </w:rPr>
        <w:t xml:space="preserve">Zvyšujúce sa zameranie na vývoj environmentálnych udržateľných palív viedlo k novým výzvam týkajúcim sa výrobných technológií. Používanie benzínu je spojené so znečistením životného prostredia, čiastočne kvôli oktánovým prísadám, ktoré </w:t>
      </w:r>
      <w:proofErr w:type="spellStart"/>
      <w:r w:rsidRPr="00EC28F7">
        <w:rPr>
          <w:lang w:val="sk-SK"/>
        </w:rPr>
        <w:t>zlepšujúvýkon</w:t>
      </w:r>
      <w:proofErr w:type="spellEnd"/>
      <w:r w:rsidRPr="00EC28F7">
        <w:rPr>
          <w:lang w:val="sk-SK"/>
        </w:rPr>
        <w:t xml:space="preserve"> motora, no predstavujú aj ekologické riziko. </w:t>
      </w:r>
      <w:proofErr w:type="spellStart"/>
      <w:r w:rsidRPr="00EC28F7">
        <w:rPr>
          <w:lang w:val="sk-SK"/>
        </w:rPr>
        <w:t>Metyl</w:t>
      </w:r>
      <w:proofErr w:type="spellEnd"/>
      <w:r w:rsidRPr="00EC28F7">
        <w:rPr>
          <w:lang w:val="sk-SK"/>
        </w:rPr>
        <w:t>-terc-</w:t>
      </w:r>
      <w:proofErr w:type="spellStart"/>
      <w:r w:rsidRPr="00EC28F7">
        <w:rPr>
          <w:lang w:val="sk-SK"/>
        </w:rPr>
        <w:t>butyléter</w:t>
      </w:r>
      <w:proofErr w:type="spellEnd"/>
      <w:r w:rsidRPr="00EC28F7">
        <w:rPr>
          <w:lang w:val="sk-SK"/>
        </w:rPr>
        <w:t xml:space="preserve"> (MTBE) sa ako prísada zvyšujúca oktánové číslo používa od roku 1980. Je to účinná a nákladovo efektívna prísada umožňujúca plnenie noriem kvality ovzdušia a zvyšovania výkonu benzínu. Jeho silnou stranou je nízka viskozita a </w:t>
      </w:r>
      <w:proofErr w:type="spellStart"/>
      <w:r w:rsidRPr="00EC28F7">
        <w:rPr>
          <w:lang w:val="sk-SK"/>
        </w:rPr>
        <w:t>antidetonačné</w:t>
      </w:r>
      <w:proofErr w:type="spellEnd"/>
      <w:r w:rsidRPr="00EC28F7">
        <w:rPr>
          <w:lang w:val="sk-SK"/>
        </w:rPr>
        <w:t xml:space="preserve"> vlastnosti. Zároveň, čistý MTBE je vhodný na použitie vo farmaceutickej výrobe ako pomocná látka alebo na výrobu ďalších chemických materiálov.[1]</w:t>
      </w:r>
    </w:p>
    <w:p w14:paraId="4E185FDE" w14:textId="77777777" w:rsidR="00DC32F5" w:rsidRPr="00EC28F7" w:rsidRDefault="00DC32F5" w:rsidP="00DC32F5">
      <w:pPr>
        <w:jc w:val="left"/>
        <w:rPr>
          <w:lang w:val="sk-SK"/>
        </w:rPr>
      </w:pPr>
      <w:r w:rsidRPr="00EC28F7">
        <w:rPr>
          <w:lang w:val="sk-SK"/>
        </w:rPr>
        <w:t xml:space="preserve">MTBE sa výroba </w:t>
      </w:r>
      <w:proofErr w:type="spellStart"/>
      <w:r w:rsidRPr="00EC28F7">
        <w:rPr>
          <w:lang w:val="sk-SK"/>
        </w:rPr>
        <w:t>éterifikačnou</w:t>
      </w:r>
      <w:proofErr w:type="spellEnd"/>
      <w:r w:rsidRPr="00EC28F7">
        <w:rPr>
          <w:lang w:val="sk-SK"/>
        </w:rPr>
        <w:t xml:space="preserve"> reakciou </w:t>
      </w:r>
      <w:proofErr w:type="spellStart"/>
      <w:r w:rsidRPr="00EC28F7">
        <w:rPr>
          <w:lang w:val="sk-SK"/>
        </w:rPr>
        <w:t>metanolu</w:t>
      </w:r>
      <w:proofErr w:type="spellEnd"/>
      <w:r w:rsidRPr="00EC28F7">
        <w:rPr>
          <w:lang w:val="sk-SK"/>
        </w:rPr>
        <w:t xml:space="preserve"> s </w:t>
      </w:r>
      <w:proofErr w:type="spellStart"/>
      <w:r w:rsidRPr="00EC28F7">
        <w:rPr>
          <w:lang w:val="sk-SK"/>
        </w:rPr>
        <w:t>izobuténom</w:t>
      </w:r>
      <w:proofErr w:type="spellEnd"/>
      <w:r w:rsidRPr="00EC28F7">
        <w:rPr>
          <w:lang w:val="sk-SK"/>
        </w:rPr>
        <w:t xml:space="preserve"> pomocou kyslých katalyzátorov. Pri výrobe však často dochádza ku kontaminácii produktu </w:t>
      </w:r>
      <w:proofErr w:type="spellStart"/>
      <w:r w:rsidRPr="00EC28F7">
        <w:rPr>
          <w:lang w:val="sk-SK"/>
        </w:rPr>
        <w:t>metanolom</w:t>
      </w:r>
      <w:proofErr w:type="spellEnd"/>
      <w:r w:rsidRPr="00EC28F7">
        <w:rPr>
          <w:lang w:val="sk-SK"/>
        </w:rPr>
        <w:t xml:space="preserve"> v dôsledku tvorby </w:t>
      </w:r>
      <w:proofErr w:type="spellStart"/>
      <w:r w:rsidRPr="00EC28F7">
        <w:rPr>
          <w:lang w:val="sk-SK"/>
        </w:rPr>
        <w:t>azeotropickej</w:t>
      </w:r>
      <w:proofErr w:type="spellEnd"/>
      <w:r w:rsidRPr="00EC28F7">
        <w:rPr>
          <w:lang w:val="sk-SK"/>
        </w:rPr>
        <w:t xml:space="preserve"> zmesi MTBE-</w:t>
      </w:r>
      <w:proofErr w:type="spellStart"/>
      <w:r w:rsidRPr="00EC28F7">
        <w:rPr>
          <w:lang w:val="sk-SK"/>
        </w:rPr>
        <w:t>metanol</w:t>
      </w:r>
      <w:proofErr w:type="spellEnd"/>
      <w:r w:rsidRPr="00EC28F7">
        <w:rPr>
          <w:lang w:val="sk-SK"/>
        </w:rPr>
        <w:t>.[2]</w:t>
      </w:r>
    </w:p>
    <w:p w14:paraId="1822AEC1" w14:textId="77777777" w:rsidR="00DC32F5" w:rsidRPr="00EC28F7" w:rsidRDefault="00DC32F5" w:rsidP="00DC32F5">
      <w:pPr>
        <w:jc w:val="left"/>
        <w:rPr>
          <w:lang w:val="sk-SK"/>
        </w:rPr>
      </w:pPr>
      <w:proofErr w:type="spellStart"/>
      <w:r w:rsidRPr="00EC28F7">
        <w:rPr>
          <w:lang w:val="sk-SK"/>
        </w:rPr>
        <w:t>Azeotropickú</w:t>
      </w:r>
      <w:proofErr w:type="spellEnd"/>
      <w:r w:rsidRPr="00EC28F7">
        <w:rPr>
          <w:lang w:val="sk-SK"/>
        </w:rPr>
        <w:t xml:space="preserve"> zmes nie je možné rozdeliť pomocou tradičných metód separácie, destiláciou ani </w:t>
      </w:r>
      <w:proofErr w:type="spellStart"/>
      <w:r w:rsidRPr="00EC28F7">
        <w:rPr>
          <w:lang w:val="sk-SK"/>
        </w:rPr>
        <w:t>rektifikáciou</w:t>
      </w:r>
      <w:proofErr w:type="spellEnd"/>
      <w:r w:rsidRPr="00EC28F7">
        <w:rPr>
          <w:lang w:val="sk-SK"/>
        </w:rPr>
        <w:t xml:space="preserve"> na dostatočne čisté zložky. Takýto spôsob separácie by bol veľmi nákladný na energiu a nedosahovali by sme požadovanú čistotu produktu, MTBE. [3]</w:t>
      </w:r>
    </w:p>
    <w:p w14:paraId="0596D332" w14:textId="77777777" w:rsidR="00DC32F5" w:rsidRPr="00EC28F7" w:rsidRDefault="00DC32F5" w:rsidP="00DC32F5">
      <w:pPr>
        <w:jc w:val="left"/>
        <w:rPr>
          <w:lang w:val="sk-SK"/>
        </w:rPr>
      </w:pPr>
      <w:r w:rsidRPr="00EC28F7">
        <w:rPr>
          <w:lang w:val="sk-SK"/>
        </w:rPr>
        <w:t xml:space="preserve">V tejto súvislosti je relevantné hľadanie alternatívnych metód delenia zložiek </w:t>
      </w:r>
      <w:proofErr w:type="spellStart"/>
      <w:r w:rsidRPr="00EC28F7">
        <w:rPr>
          <w:lang w:val="sk-SK"/>
        </w:rPr>
        <w:t>azeotropickej</w:t>
      </w:r>
      <w:proofErr w:type="spellEnd"/>
      <w:r w:rsidRPr="00EC28F7">
        <w:rPr>
          <w:lang w:val="sk-SK"/>
        </w:rPr>
        <w:t xml:space="preserve"> zmesi, ktoré umožňujú dosiahnuť vyššiu čistotu produktov a nižšie výrobné náklady. Príkladom alternatívneho separačného procesu na delenie </w:t>
      </w:r>
      <w:proofErr w:type="spellStart"/>
      <w:r w:rsidRPr="00EC28F7">
        <w:rPr>
          <w:lang w:val="sk-SK"/>
        </w:rPr>
        <w:t>azeotropickej</w:t>
      </w:r>
      <w:proofErr w:type="spellEnd"/>
      <w:r w:rsidRPr="00EC28F7">
        <w:rPr>
          <w:lang w:val="sk-SK"/>
        </w:rPr>
        <w:t xml:space="preserve"> zmesi môže byť extrakčná destilácia alebo kvapalinová extrakcia.[1] </w:t>
      </w:r>
    </w:p>
    <w:p w14:paraId="0630D7AB" w14:textId="77777777" w:rsidR="000B4A55" w:rsidRPr="00EC28F7" w:rsidRDefault="00DC32F5" w:rsidP="00DC32F5">
      <w:pPr>
        <w:jc w:val="left"/>
        <w:rPr>
          <w:rFonts w:cs="Times New Roman"/>
          <w:szCs w:val="20"/>
          <w:lang w:val="sk-SK"/>
        </w:rPr>
      </w:pPr>
      <w:r w:rsidRPr="00EC28F7">
        <w:rPr>
          <w:lang w:val="sk-SK"/>
        </w:rPr>
        <w:t xml:space="preserve">Jedným zo sľubných prístupov je použitie iónových kvapalín (IL) -organických solí s nízkou teplotou topenia, ktoré majú jedinečné fyzikálne a chemické vlastnosti:  zanedbateľnú prchavosť a vysokú tepelnú stabilitu. Naviac, IL považujeme za ekologicky prijateľnú náhradu za tradičné rozpúšťadlá. Vzhľadom na možnosť menenia katiónu a aniónu môžu byť vlastnosti iónovej tekutiny „nakonfigurované“ na špecifickú úlohu extrakcie. Jednou z takých kvapalín je 1-butyl-3-metylimidazólium </w:t>
      </w:r>
      <w:proofErr w:type="spellStart"/>
      <w:r w:rsidRPr="00EC28F7">
        <w:rPr>
          <w:lang w:val="sk-SK"/>
        </w:rPr>
        <w:t>hydrogénsulfát</w:t>
      </w:r>
      <w:proofErr w:type="spellEnd"/>
      <w:r w:rsidRPr="00EC28F7">
        <w:rPr>
          <w:lang w:val="sk-SK"/>
        </w:rPr>
        <w:t xml:space="preserve"> [BMIM][HSO4]. [1,4]         </w:t>
      </w:r>
    </w:p>
    <w:p w14:paraId="1ACE7EEF" w14:textId="77777777" w:rsidR="000B4A55" w:rsidRPr="00EC28F7" w:rsidRDefault="000B4A55" w:rsidP="000B4A55">
      <w:pPr>
        <w:rPr>
          <w:lang w:val="sk-SK"/>
        </w:rPr>
      </w:pPr>
      <w:r w:rsidRPr="00EC28F7">
        <w:rPr>
          <w:lang w:val="sk-SK"/>
        </w:rPr>
        <w:br w:type="page"/>
      </w:r>
    </w:p>
    <w:p w14:paraId="7EE8590F" w14:textId="77777777" w:rsidR="000B4A55" w:rsidRPr="00EC28F7" w:rsidRDefault="008637AC" w:rsidP="008637AC">
      <w:pPr>
        <w:pStyle w:val="Nadpis1"/>
        <w:rPr>
          <w:lang w:val="sk-SK"/>
        </w:rPr>
      </w:pPr>
      <w:r w:rsidRPr="00EC28F7">
        <w:rPr>
          <w:lang w:val="sk-SK"/>
        </w:rPr>
        <w:lastRenderedPageBreak/>
        <w:t>Teoretická časť</w:t>
      </w:r>
    </w:p>
    <w:p w14:paraId="32AD842B" w14:textId="77777777" w:rsidR="001E295B" w:rsidRPr="00EC28F7" w:rsidRDefault="008637AC" w:rsidP="008637AC">
      <w:pPr>
        <w:pStyle w:val="Nadpis2"/>
        <w:rPr>
          <w:lang w:val="sk-SK"/>
        </w:rPr>
      </w:pPr>
      <w:r w:rsidRPr="00EC28F7">
        <w:rPr>
          <w:lang w:val="sk-SK"/>
        </w:rPr>
        <w:t>Étery</w:t>
      </w:r>
    </w:p>
    <w:p w14:paraId="45B438DE" w14:textId="77777777" w:rsidR="00E85ABD" w:rsidRPr="00EC28F7" w:rsidRDefault="00E85ABD" w:rsidP="00E85ABD">
      <w:pPr>
        <w:rPr>
          <w:lang w:val="sk-SK"/>
        </w:rPr>
      </w:pPr>
      <w:r w:rsidRPr="00EC28F7">
        <w:rPr>
          <w:lang w:val="sk-SK"/>
        </w:rPr>
        <w:t xml:space="preserve">Étery sú deriváty alkoholov a fenolov, v ktorých atóm vodíka funkčnej skupiny –OH je nahradeným </w:t>
      </w:r>
      <w:proofErr w:type="spellStart"/>
      <w:r w:rsidRPr="00EC28F7">
        <w:rPr>
          <w:lang w:val="sk-SK"/>
        </w:rPr>
        <w:t>alkylom</w:t>
      </w:r>
      <w:proofErr w:type="spellEnd"/>
      <w:r w:rsidRPr="00EC28F7">
        <w:rPr>
          <w:lang w:val="sk-SK"/>
        </w:rPr>
        <w:t xml:space="preserve"> resp. </w:t>
      </w:r>
      <w:proofErr w:type="spellStart"/>
      <w:r w:rsidRPr="00EC28F7">
        <w:rPr>
          <w:lang w:val="sk-SK"/>
        </w:rPr>
        <w:t>arylom</w:t>
      </w:r>
      <w:proofErr w:type="spellEnd"/>
      <w:r w:rsidRPr="00EC28F7">
        <w:rPr>
          <w:lang w:val="sk-SK"/>
        </w:rPr>
        <w:t>. Rozdeľujú ich na 3 typy:</w:t>
      </w:r>
    </w:p>
    <w:p w14:paraId="2DF66EEC" w14:textId="77777777" w:rsidR="00E85ABD" w:rsidRPr="00EC28F7" w:rsidRDefault="00E85ABD" w:rsidP="002A7000">
      <w:pPr>
        <w:pStyle w:val="Odsekzoznamu"/>
        <w:numPr>
          <w:ilvl w:val="0"/>
          <w:numId w:val="36"/>
        </w:numPr>
        <w:rPr>
          <w:lang w:val="sk-SK"/>
        </w:rPr>
      </w:pPr>
      <w:r w:rsidRPr="00EC28F7">
        <w:rPr>
          <w:lang w:val="sk-SK"/>
        </w:rPr>
        <w:t xml:space="preserve">Symetrické étery – kyslík viazaný s dvoma rovnakými </w:t>
      </w:r>
      <w:proofErr w:type="spellStart"/>
      <w:r w:rsidRPr="00EC28F7">
        <w:rPr>
          <w:lang w:val="sk-SK"/>
        </w:rPr>
        <w:t>alkylami</w:t>
      </w:r>
      <w:proofErr w:type="spellEnd"/>
    </w:p>
    <w:p w14:paraId="620A1824" w14:textId="77777777" w:rsidR="00E85ABD" w:rsidRPr="00EC28F7" w:rsidRDefault="00E85ABD" w:rsidP="002A7000">
      <w:pPr>
        <w:pStyle w:val="Odsekzoznamu"/>
        <w:numPr>
          <w:ilvl w:val="0"/>
          <w:numId w:val="36"/>
        </w:numPr>
        <w:rPr>
          <w:lang w:val="sk-SK"/>
        </w:rPr>
      </w:pPr>
      <w:r w:rsidRPr="00EC28F7">
        <w:rPr>
          <w:lang w:val="sk-SK"/>
        </w:rPr>
        <w:t>Asymetrické étery – kyslík viazaný s rozdielnymi skupinami</w:t>
      </w:r>
    </w:p>
    <w:p w14:paraId="384D1710" w14:textId="77777777" w:rsidR="00E85ABD" w:rsidRPr="00EC28F7" w:rsidRDefault="00E85ABD" w:rsidP="002A7000">
      <w:pPr>
        <w:pStyle w:val="Odsekzoznamu"/>
        <w:numPr>
          <w:ilvl w:val="0"/>
          <w:numId w:val="36"/>
        </w:numPr>
        <w:rPr>
          <w:lang w:val="sk-SK"/>
        </w:rPr>
      </w:pPr>
      <w:r w:rsidRPr="00EC28F7">
        <w:rPr>
          <w:lang w:val="sk-SK"/>
        </w:rPr>
        <w:t>Cyklické étery- kyslík je súčasťou kruhu.</w:t>
      </w:r>
    </w:p>
    <w:p w14:paraId="007A8F91" w14:textId="77777777" w:rsidR="00E85ABD" w:rsidRPr="00EC28F7" w:rsidRDefault="00E85ABD" w:rsidP="00E85ABD">
      <w:pPr>
        <w:rPr>
          <w:lang w:val="sk-SK"/>
        </w:rPr>
      </w:pPr>
      <w:r w:rsidRPr="00EC28F7">
        <w:rPr>
          <w:lang w:val="sk-SK"/>
        </w:rPr>
        <w:t>Ich charakteristickou vlastnosťou je nízka rozpustnosť vo vode a dobrá rozpustnosť v organických látkach. Kvôli vlastnej stabilite a prchavosti sa často používajú ako rozpúšťadla v organickej chémii. [5]</w:t>
      </w:r>
    </w:p>
    <w:p w14:paraId="78E25D7A" w14:textId="77777777" w:rsidR="00501B0E" w:rsidRPr="00EC28F7" w:rsidRDefault="00501B0E" w:rsidP="00EF08DF">
      <w:pPr>
        <w:pStyle w:val="Nadpis3"/>
        <w:rPr>
          <w:lang w:val="sk-SK"/>
        </w:rPr>
      </w:pPr>
      <w:bookmarkStart w:id="1" w:name="_Toc196226123"/>
      <w:r w:rsidRPr="00EC28F7">
        <w:rPr>
          <w:lang w:val="sk-SK"/>
        </w:rPr>
        <w:t>MTBE</w:t>
      </w:r>
      <w:bookmarkEnd w:id="1"/>
    </w:p>
    <w:p w14:paraId="1F290D2E" w14:textId="77777777" w:rsidR="002A7000" w:rsidRPr="00EC28F7" w:rsidRDefault="002A7000" w:rsidP="002A7000">
      <w:pPr>
        <w:rPr>
          <w:lang w:val="sk-SK"/>
        </w:rPr>
      </w:pPr>
      <w:proofErr w:type="spellStart"/>
      <w:r w:rsidRPr="00EC28F7">
        <w:rPr>
          <w:lang w:val="sk-SK"/>
        </w:rPr>
        <w:t>Metyl</w:t>
      </w:r>
      <w:proofErr w:type="spellEnd"/>
      <w:r w:rsidRPr="00EC28F7">
        <w:rPr>
          <w:lang w:val="sk-SK"/>
        </w:rPr>
        <w:t xml:space="preserve"> terc-</w:t>
      </w:r>
      <w:proofErr w:type="spellStart"/>
      <w:r w:rsidRPr="00EC28F7">
        <w:rPr>
          <w:lang w:val="sk-SK"/>
        </w:rPr>
        <w:t>butyléter</w:t>
      </w:r>
      <w:proofErr w:type="spellEnd"/>
      <w:r w:rsidRPr="00EC28F7">
        <w:rPr>
          <w:lang w:val="sk-SK"/>
        </w:rPr>
        <w:t>, C5H12O, je bezfarebná tekutina s výrazným anestetickým zápachom. Je dobre miešateľný s organickými zlúčeninami a čiastočne rozpustný vo vode, v 100 ml vody sa rozpusti 51 g MTBE.</w:t>
      </w:r>
    </w:p>
    <w:p w14:paraId="04EB6678" w14:textId="77777777" w:rsidR="002A7000" w:rsidRPr="00EC28F7" w:rsidRDefault="002A7000" w:rsidP="002A7000">
      <w:pPr>
        <w:rPr>
          <w:lang w:val="sk-SK"/>
        </w:rPr>
      </w:pPr>
      <w:r w:rsidRPr="00EC28F7">
        <w:rPr>
          <w:lang w:val="sk-SK"/>
        </w:rPr>
        <w:t xml:space="preserve">Po prvý krát bol syntetizovaný v roku 1904 a neskôr v 80 rokoch 20. storočia sa začala jeho priemyselná výroba. Kvôli jeho </w:t>
      </w:r>
      <w:proofErr w:type="spellStart"/>
      <w:r w:rsidRPr="00EC28F7">
        <w:rPr>
          <w:lang w:val="sk-SK"/>
        </w:rPr>
        <w:t>antidetonačným</w:t>
      </w:r>
      <w:proofErr w:type="spellEnd"/>
      <w:r w:rsidRPr="00EC28F7">
        <w:rPr>
          <w:lang w:val="sk-SK"/>
        </w:rPr>
        <w:t xml:space="preserve"> vlastnostiam sa používa ako prídavok k palivu v spaľovacích motoroch. Čistý MTBE sa používa vo vysokotlakovej kvapalinovej chromatografii (HPLC) ako </w:t>
      </w:r>
      <w:proofErr w:type="spellStart"/>
      <w:r w:rsidRPr="00EC28F7">
        <w:rPr>
          <w:lang w:val="sk-SK"/>
        </w:rPr>
        <w:t>eluent</w:t>
      </w:r>
      <w:proofErr w:type="spellEnd"/>
      <w:r w:rsidRPr="00EC28F7">
        <w:rPr>
          <w:lang w:val="sk-SK"/>
        </w:rPr>
        <w:t xml:space="preserve"> a vo farmaceutickom priemysle ako prostriedok na drobenie žlčového kameňa.</w:t>
      </w:r>
    </w:p>
    <w:p w14:paraId="55C6CB61" w14:textId="77777777" w:rsidR="002A7000" w:rsidRPr="00EC28F7" w:rsidRDefault="002A7000" w:rsidP="002A7000">
      <w:pPr>
        <w:rPr>
          <w:lang w:val="sk-SK"/>
        </w:rPr>
      </w:pPr>
      <w:r w:rsidRPr="00EC28F7">
        <w:rPr>
          <w:lang w:val="sk-SK"/>
        </w:rPr>
        <w:t>V organickej chémii sa MTBE používa ako relatívne lacné rozpúšťadlo. Oproti väčšine éterov má jednu výraznú výhodu – ma menšiu tendenciu vytvárať výbušné organické peroxidy. [6,7]</w:t>
      </w:r>
    </w:p>
    <w:p w14:paraId="46753482" w14:textId="77777777" w:rsidR="00674A02" w:rsidRPr="00EC28F7" w:rsidRDefault="00674A02" w:rsidP="00DE3DBA">
      <w:pPr>
        <w:pStyle w:val="Nadpis2"/>
        <w:rPr>
          <w:lang w:val="sk-SK"/>
        </w:rPr>
      </w:pPr>
      <w:bookmarkStart w:id="2" w:name="_Toc196226124"/>
      <w:r w:rsidRPr="00EC28F7">
        <w:rPr>
          <w:lang w:val="sk-SK"/>
        </w:rPr>
        <w:t>Alkoholy</w:t>
      </w:r>
      <w:bookmarkEnd w:id="2"/>
    </w:p>
    <w:p w14:paraId="196C4B20" w14:textId="77777777" w:rsidR="00073630" w:rsidRPr="00EC28F7" w:rsidRDefault="00073630" w:rsidP="00311E86">
      <w:pPr>
        <w:rPr>
          <w:lang w:val="sk-SK"/>
        </w:rPr>
      </w:pPr>
      <w:r w:rsidRPr="00EC28F7">
        <w:rPr>
          <w:lang w:val="sk-SK"/>
        </w:rPr>
        <w:t xml:space="preserve">Alkoholy sú zlúčeniny, ktoré majú v molekule jednu alebo viac </w:t>
      </w:r>
      <w:proofErr w:type="spellStart"/>
      <w:r w:rsidRPr="00EC28F7">
        <w:rPr>
          <w:lang w:val="sk-SK"/>
        </w:rPr>
        <w:t>hydroxylových</w:t>
      </w:r>
      <w:proofErr w:type="spellEnd"/>
      <w:r w:rsidRPr="00EC28F7">
        <w:rPr>
          <w:lang w:val="sk-SK"/>
        </w:rPr>
        <w:t xml:space="preserve"> skupín –OH priamo viazaných na sp3-hybridizovaný uhlík. Sú veľmi rozšírené v prírode a široko použiteľné v chemickom a farmaceutickom priemysle.</w:t>
      </w:r>
    </w:p>
    <w:p w14:paraId="6A8AD3AE" w14:textId="77777777" w:rsidR="00A32056" w:rsidRPr="00EC28F7" w:rsidRDefault="00186F82" w:rsidP="00311E86">
      <w:pPr>
        <w:rPr>
          <w:lang w:val="sk-SK"/>
        </w:rPr>
      </w:pPr>
      <w:r w:rsidRPr="00EC28F7">
        <w:rPr>
          <w:lang w:val="sk-SK"/>
        </w:rPr>
        <w:lastRenderedPageBreak/>
        <w:t xml:space="preserve">V závislosti od poctu </w:t>
      </w:r>
      <w:r w:rsidR="00F03038" w:rsidRPr="00EC28F7">
        <w:rPr>
          <w:lang w:val="sk-SK"/>
        </w:rPr>
        <w:t>–OH skupín alkoholy sa delia</w:t>
      </w:r>
      <w:r w:rsidRPr="00EC28F7">
        <w:rPr>
          <w:lang w:val="sk-SK"/>
        </w:rPr>
        <w:t xml:space="preserve"> </w:t>
      </w:r>
      <w:r w:rsidR="00203969" w:rsidRPr="00EC28F7">
        <w:rPr>
          <w:lang w:val="sk-SK"/>
        </w:rPr>
        <w:t>na jednosýtne, dvojsýtne, trojsýtne a viacsýtne.</w:t>
      </w:r>
      <w:r w:rsidRPr="00EC28F7">
        <w:rPr>
          <w:lang w:val="sk-SK"/>
        </w:rPr>
        <w:t xml:space="preserve"> </w:t>
      </w:r>
      <w:r w:rsidR="00073630" w:rsidRPr="00EC28F7">
        <w:rPr>
          <w:lang w:val="sk-SK"/>
        </w:rPr>
        <w:t xml:space="preserve">Nižšie alkoholy sú kvapaliny s charakteristickou vôňou, dobre rozpustné vo vode aj v nepolárnych rozpúšťadlách. Najznámejšie z nich sú </w:t>
      </w:r>
      <w:proofErr w:type="spellStart"/>
      <w:r w:rsidR="00073630" w:rsidRPr="00EC28F7">
        <w:rPr>
          <w:lang w:val="sk-SK"/>
        </w:rPr>
        <w:t>metanol</w:t>
      </w:r>
      <w:proofErr w:type="spellEnd"/>
      <w:r w:rsidR="00073630" w:rsidRPr="00EC28F7">
        <w:rPr>
          <w:lang w:val="sk-SK"/>
        </w:rPr>
        <w:t xml:space="preserve"> a etanol. </w:t>
      </w:r>
      <w:r w:rsidR="00497F18" w:rsidRPr="00EC28F7">
        <w:rPr>
          <w:lang w:val="sk-SK"/>
        </w:rPr>
        <w:t>[5,</w:t>
      </w:r>
      <w:r w:rsidR="00B97D7E" w:rsidRPr="00EC28F7">
        <w:rPr>
          <w:lang w:val="sk-SK"/>
        </w:rPr>
        <w:t>8]</w:t>
      </w:r>
    </w:p>
    <w:p w14:paraId="6AE797DE" w14:textId="77777777" w:rsidR="00A32056" w:rsidRPr="00EC28F7" w:rsidRDefault="00A32056" w:rsidP="00A32056">
      <w:pPr>
        <w:pStyle w:val="Nadpis3"/>
        <w:rPr>
          <w:lang w:val="sk-SK"/>
        </w:rPr>
      </w:pPr>
      <w:bookmarkStart w:id="3" w:name="_Toc196226125"/>
      <w:proofErr w:type="spellStart"/>
      <w:r w:rsidRPr="00EC28F7">
        <w:rPr>
          <w:lang w:val="sk-SK"/>
        </w:rPr>
        <w:t>Metanol</w:t>
      </w:r>
      <w:bookmarkEnd w:id="3"/>
      <w:proofErr w:type="spellEnd"/>
    </w:p>
    <w:p w14:paraId="51BA21CC" w14:textId="77777777" w:rsidR="00FF3D81" w:rsidRPr="00EC28F7" w:rsidRDefault="007A12A2" w:rsidP="005C5EAF">
      <w:pPr>
        <w:rPr>
          <w:rFonts w:cs="Times New Roman"/>
          <w:color w:val="202122"/>
          <w:shd w:val="clear" w:color="auto" w:fill="FFFFFF"/>
          <w:lang w:val="sk-SK"/>
        </w:rPr>
      </w:pPr>
      <w:proofErr w:type="spellStart"/>
      <w:r w:rsidRPr="00EC28F7">
        <w:rPr>
          <w:rFonts w:cs="Times New Roman"/>
          <w:lang w:val="sk-SK"/>
        </w:rPr>
        <w:t>Metanol</w:t>
      </w:r>
      <w:proofErr w:type="spellEnd"/>
      <w:r w:rsidRPr="00EC28F7">
        <w:rPr>
          <w:rFonts w:cs="Times New Roman"/>
          <w:lang w:val="sk-SK"/>
        </w:rPr>
        <w:t>, CH</w:t>
      </w:r>
      <w:r w:rsidRPr="00EC28F7">
        <w:rPr>
          <w:rFonts w:cs="Times New Roman"/>
          <w:vertAlign w:val="subscript"/>
          <w:lang w:val="sk-SK"/>
        </w:rPr>
        <w:t>3</w:t>
      </w:r>
      <w:r w:rsidRPr="00EC28F7">
        <w:rPr>
          <w:rFonts w:cs="Times New Roman"/>
          <w:lang w:val="sk-SK"/>
        </w:rPr>
        <w:t xml:space="preserve">OH, je bezfarebná, alkoholicky zapáchajúca kvapalina, neobmedzene miešateľná s vodou. Je tekutý, horľavý a veľmi jedovatý. Predstavuje jeden z hlavných primárnych surovín v chemickom priemysle. Využíva sa pri výrobe rozličných kyselín, formaldehydu, tvorbe uhľovodíkov a ďalších chemikálií. Môžeme ho použiť ako palivo, zdroj vodík a náhradu zemného plynu alebo ako prísadu do benzínu. Dnes sa </w:t>
      </w:r>
      <w:proofErr w:type="spellStart"/>
      <w:r w:rsidRPr="00EC28F7">
        <w:rPr>
          <w:rFonts w:cs="Times New Roman"/>
          <w:lang w:val="sk-SK"/>
        </w:rPr>
        <w:t>metanol</w:t>
      </w:r>
      <w:proofErr w:type="spellEnd"/>
      <w:r w:rsidRPr="00EC28F7">
        <w:rPr>
          <w:rFonts w:cs="Times New Roman"/>
          <w:lang w:val="sk-SK"/>
        </w:rPr>
        <w:t xml:space="preserve"> komerčne vyrába zo zemného plynu cestou </w:t>
      </w:r>
      <w:proofErr w:type="spellStart"/>
      <w:r w:rsidRPr="00EC28F7">
        <w:rPr>
          <w:rFonts w:cs="Times New Roman"/>
          <w:lang w:val="sk-SK"/>
        </w:rPr>
        <w:t>syntézneho</w:t>
      </w:r>
      <w:proofErr w:type="spellEnd"/>
      <w:r w:rsidRPr="00EC28F7">
        <w:rPr>
          <w:rFonts w:cs="Times New Roman"/>
          <w:lang w:val="sk-SK"/>
        </w:rPr>
        <w:t xml:space="preserve"> plynu( CO + CO</w:t>
      </w:r>
      <w:r w:rsidRPr="00EC28F7">
        <w:rPr>
          <w:rFonts w:cs="Times New Roman"/>
          <w:vertAlign w:val="subscript"/>
          <w:lang w:val="sk-SK"/>
        </w:rPr>
        <w:t>2</w:t>
      </w:r>
      <w:r w:rsidRPr="00EC28F7">
        <w:rPr>
          <w:rFonts w:cs="Times New Roman"/>
          <w:lang w:val="sk-SK"/>
        </w:rPr>
        <w:t xml:space="preserve"> + H</w:t>
      </w:r>
      <w:r w:rsidRPr="00EC28F7">
        <w:rPr>
          <w:rFonts w:cs="Times New Roman"/>
          <w:vertAlign w:val="subscript"/>
          <w:lang w:val="sk-SK"/>
        </w:rPr>
        <w:t>2</w:t>
      </w:r>
      <w:r w:rsidRPr="00EC28F7">
        <w:rPr>
          <w:rFonts w:cs="Times New Roman"/>
          <w:lang w:val="sk-SK"/>
        </w:rPr>
        <w:t>).[9,10]</w:t>
      </w:r>
    </w:p>
    <w:p w14:paraId="6CAF7C94" w14:textId="77777777" w:rsidR="008F4ECA" w:rsidRPr="00EC28F7" w:rsidRDefault="008F4ECA" w:rsidP="005C5EAF">
      <w:pPr>
        <w:rPr>
          <w:rFonts w:cs="Times New Roman"/>
          <w:color w:val="202122"/>
          <w:shd w:val="clear" w:color="auto" w:fill="FFFFFF"/>
          <w:lang w:val="sk-SK"/>
        </w:rPr>
      </w:pPr>
    </w:p>
    <w:p w14:paraId="234B2211" w14:textId="77777777" w:rsidR="00DF47E9" w:rsidRPr="00EC28F7" w:rsidRDefault="00DF47E9" w:rsidP="00845B3A">
      <w:pPr>
        <w:pStyle w:val="Popis"/>
        <w:spacing w:line="360" w:lineRule="auto"/>
        <w:rPr>
          <w:i/>
          <w:lang w:val="sk-SK"/>
        </w:rPr>
      </w:pPr>
      <w:r w:rsidRPr="00EC28F7">
        <w:rPr>
          <w:lang w:val="sk-SK"/>
        </w:rPr>
        <w:t xml:space="preserve">Tabuľka </w:t>
      </w:r>
      <w:r w:rsidRPr="00EC28F7">
        <w:rPr>
          <w:lang w:val="sk-SK"/>
        </w:rPr>
        <w:fldChar w:fldCharType="begin"/>
      </w:r>
      <w:r w:rsidRPr="00EC28F7">
        <w:rPr>
          <w:lang w:val="sk-SK"/>
        </w:rPr>
        <w:instrText xml:space="preserve"> SEQ Tabuľka \* ARABIC </w:instrText>
      </w:r>
      <w:r w:rsidRPr="00EC28F7">
        <w:rPr>
          <w:lang w:val="sk-SK"/>
        </w:rPr>
        <w:fldChar w:fldCharType="separate"/>
      </w:r>
      <w:r w:rsidR="00F75BC0" w:rsidRPr="00EC28F7">
        <w:rPr>
          <w:noProof/>
          <w:lang w:val="sk-SK"/>
        </w:rPr>
        <w:t>1</w:t>
      </w:r>
      <w:r w:rsidRPr="00EC28F7">
        <w:rPr>
          <w:lang w:val="sk-SK"/>
        </w:rPr>
        <w:fldChar w:fldCharType="end"/>
      </w:r>
      <w:r w:rsidRPr="00EC28F7">
        <w:rPr>
          <w:i/>
          <w:lang w:val="sk-SK"/>
        </w:rPr>
        <w:t xml:space="preserve">: </w:t>
      </w:r>
      <w:r w:rsidRPr="00EC28F7">
        <w:rPr>
          <w:lang w:val="sk-SK"/>
        </w:rPr>
        <w:t xml:space="preserve">Vybrané fyzikálne a chemické vlastnosti MTBE a </w:t>
      </w:r>
      <w:proofErr w:type="spellStart"/>
      <w:r w:rsidRPr="00EC28F7">
        <w:rPr>
          <w:lang w:val="sk-SK"/>
        </w:rPr>
        <w:t>metanolu</w:t>
      </w:r>
      <w:proofErr w:type="spellEnd"/>
      <w:r w:rsidRPr="00EC28F7">
        <w:rPr>
          <w:lang w:val="sk-SK"/>
        </w:rPr>
        <w:t xml:space="preserve"> </w:t>
      </w:r>
      <w:r w:rsidR="004A30A2" w:rsidRPr="00EC28F7">
        <w:rPr>
          <w:lang w:val="sk-SK"/>
        </w:rPr>
        <w:t>[7,11,12]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5171"/>
        <w:gridCol w:w="1056"/>
        <w:gridCol w:w="1202"/>
      </w:tblGrid>
      <w:tr w:rsidR="00DF47E9" w:rsidRPr="00EC28F7" w14:paraId="6DA50B74" w14:textId="77777777" w:rsidTr="005B4E46">
        <w:tc>
          <w:tcPr>
            <w:tcW w:w="3480" w:type="pct"/>
          </w:tcPr>
          <w:p w14:paraId="1466BA06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</w:p>
        </w:tc>
        <w:tc>
          <w:tcPr>
            <w:tcW w:w="711" w:type="pct"/>
          </w:tcPr>
          <w:p w14:paraId="43FB3579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MTBE</w:t>
            </w:r>
          </w:p>
        </w:tc>
        <w:tc>
          <w:tcPr>
            <w:tcW w:w="809" w:type="pct"/>
          </w:tcPr>
          <w:p w14:paraId="173F2CC4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proofErr w:type="spellStart"/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Metanol</w:t>
            </w:r>
            <w:proofErr w:type="spellEnd"/>
          </w:p>
        </w:tc>
      </w:tr>
      <w:tr w:rsidR="00DF47E9" w:rsidRPr="00EC28F7" w14:paraId="5B0269A5" w14:textId="77777777" w:rsidTr="005B4E46">
        <w:tc>
          <w:tcPr>
            <w:tcW w:w="3480" w:type="pct"/>
          </w:tcPr>
          <w:p w14:paraId="6FB56071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Mólová hmotnosť [g/mol]</w:t>
            </w:r>
          </w:p>
        </w:tc>
        <w:tc>
          <w:tcPr>
            <w:tcW w:w="711" w:type="pct"/>
          </w:tcPr>
          <w:p w14:paraId="1C41C045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88,15</w:t>
            </w:r>
          </w:p>
        </w:tc>
        <w:tc>
          <w:tcPr>
            <w:tcW w:w="809" w:type="pct"/>
          </w:tcPr>
          <w:p w14:paraId="2179DC3A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32,04</w:t>
            </w:r>
          </w:p>
        </w:tc>
      </w:tr>
      <w:tr w:rsidR="00DF47E9" w:rsidRPr="00EC28F7" w14:paraId="7F9A399B" w14:textId="77777777" w:rsidTr="005B4E46">
        <w:tc>
          <w:tcPr>
            <w:tcW w:w="3480" w:type="pct"/>
          </w:tcPr>
          <w:p w14:paraId="069BD136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Hustota (pri 25°C) [g/cm</w:t>
            </w:r>
            <w:r w:rsidRPr="00EC28F7">
              <w:rPr>
                <w:color w:val="000000"/>
                <w:sz w:val="18"/>
                <w:szCs w:val="18"/>
                <w:vertAlign w:val="superscript"/>
                <w:lang w:val="sk-SK"/>
                <w:rPrChange w:id="4" w:author="Pavol Steltenpohl" w:date="2025-04-24T13:20:00Z" w16du:dateUtc="2025-04-24T11:20:00Z">
                  <w:rPr>
                    <w:color w:val="000000"/>
                    <w:sz w:val="18"/>
                    <w:szCs w:val="18"/>
                    <w:lang w:val="sk-SK"/>
                  </w:rPr>
                </w:rPrChange>
              </w:rPr>
              <w:t>3</w:t>
            </w:r>
            <w:r w:rsidRPr="00EC28F7">
              <w:rPr>
                <w:color w:val="000000"/>
                <w:sz w:val="18"/>
                <w:szCs w:val="18"/>
                <w:lang w:val="sk-SK"/>
              </w:rPr>
              <w:t>]</w:t>
            </w:r>
          </w:p>
        </w:tc>
        <w:tc>
          <w:tcPr>
            <w:tcW w:w="711" w:type="pct"/>
          </w:tcPr>
          <w:p w14:paraId="22B5B82C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0,735</w:t>
            </w:r>
          </w:p>
        </w:tc>
        <w:tc>
          <w:tcPr>
            <w:tcW w:w="809" w:type="pct"/>
          </w:tcPr>
          <w:p w14:paraId="30672243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0,787</w:t>
            </w:r>
          </w:p>
        </w:tc>
      </w:tr>
      <w:tr w:rsidR="00DF47E9" w:rsidRPr="00EC28F7" w14:paraId="62F8ACA2" w14:textId="77777777" w:rsidTr="005B4E46">
        <w:tc>
          <w:tcPr>
            <w:tcW w:w="3480" w:type="pct"/>
          </w:tcPr>
          <w:p w14:paraId="5AA0E445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Teplota topenia [°C]</w:t>
            </w:r>
          </w:p>
        </w:tc>
        <w:tc>
          <w:tcPr>
            <w:tcW w:w="711" w:type="pct"/>
          </w:tcPr>
          <w:p w14:paraId="696219BC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-108,6</w:t>
            </w:r>
          </w:p>
        </w:tc>
        <w:tc>
          <w:tcPr>
            <w:tcW w:w="809" w:type="pct"/>
          </w:tcPr>
          <w:p w14:paraId="738225FF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-97,6</w:t>
            </w:r>
          </w:p>
        </w:tc>
      </w:tr>
      <w:tr w:rsidR="00DF47E9" w:rsidRPr="00EC28F7" w14:paraId="32C4BDC9" w14:textId="77777777" w:rsidTr="005B4E46">
        <w:tc>
          <w:tcPr>
            <w:tcW w:w="3480" w:type="pct"/>
          </w:tcPr>
          <w:p w14:paraId="7903AC92" w14:textId="77777777" w:rsidR="00DF47E9" w:rsidRPr="00EC28F7" w:rsidRDefault="00DF47E9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Teplota varu (pri 101325 Pa) [°C]</w:t>
            </w:r>
          </w:p>
        </w:tc>
        <w:tc>
          <w:tcPr>
            <w:tcW w:w="711" w:type="pct"/>
          </w:tcPr>
          <w:p w14:paraId="1D00688F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55,1</w:t>
            </w:r>
          </w:p>
        </w:tc>
        <w:tc>
          <w:tcPr>
            <w:tcW w:w="809" w:type="pct"/>
          </w:tcPr>
          <w:p w14:paraId="33B7F1D1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64,6</w:t>
            </w:r>
          </w:p>
        </w:tc>
      </w:tr>
      <w:tr w:rsidR="00DF47E9" w:rsidRPr="00EC28F7" w14:paraId="4FDE6083" w14:textId="77777777" w:rsidTr="005B4E46">
        <w:tc>
          <w:tcPr>
            <w:tcW w:w="3480" w:type="pct"/>
          </w:tcPr>
          <w:p w14:paraId="40B1A036" w14:textId="77777777" w:rsidR="004E1195" w:rsidRPr="00EC28F7" w:rsidRDefault="00DF47E9" w:rsidP="004E1195">
            <w:pPr>
              <w:ind w:firstLine="0"/>
              <w:jc w:val="center"/>
              <w:rPr>
                <w:color w:val="000000"/>
                <w:sz w:val="18"/>
                <w:szCs w:val="18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 xml:space="preserve">Výparná </w:t>
            </w:r>
            <w:proofErr w:type="spellStart"/>
            <w:r w:rsidRPr="00EC28F7">
              <w:rPr>
                <w:color w:val="000000"/>
                <w:sz w:val="18"/>
                <w:szCs w:val="18"/>
                <w:lang w:val="sk-SK"/>
              </w:rPr>
              <w:t>entalpia</w:t>
            </w:r>
            <w:proofErr w:type="spellEnd"/>
            <w:r w:rsidRPr="00EC28F7">
              <w:rPr>
                <w:color w:val="000000"/>
                <w:sz w:val="18"/>
                <w:szCs w:val="18"/>
                <w:lang w:val="sk-SK"/>
              </w:rPr>
              <w:t xml:space="preserve"> (pri 101325 Pa, </w:t>
            </w:r>
            <w:proofErr w:type="spellStart"/>
            <w:r w:rsidRPr="00EC28F7">
              <w:rPr>
                <w:color w:val="000000"/>
                <w:sz w:val="18"/>
                <w:szCs w:val="18"/>
                <w:lang w:val="sk-SK"/>
              </w:rPr>
              <w:t>t</w:t>
            </w:r>
            <w:r w:rsidRPr="00EC28F7">
              <w:rPr>
                <w:color w:val="000000"/>
                <w:sz w:val="18"/>
                <w:szCs w:val="18"/>
                <w:vertAlign w:val="subscript"/>
                <w:lang w:val="sk-SK"/>
                <w:rPrChange w:id="5" w:author="Pavol Steltenpohl" w:date="2025-04-24T13:21:00Z" w16du:dateUtc="2025-04-24T11:21:00Z">
                  <w:rPr>
                    <w:color w:val="000000"/>
                    <w:sz w:val="18"/>
                    <w:szCs w:val="18"/>
                    <w:lang w:val="sk-SK"/>
                  </w:rPr>
                </w:rPrChange>
              </w:rPr>
              <w:t>v</w:t>
            </w:r>
            <w:proofErr w:type="spellEnd"/>
            <w:r w:rsidRPr="00EC28F7">
              <w:rPr>
                <w:color w:val="000000"/>
                <w:sz w:val="18"/>
                <w:szCs w:val="18"/>
                <w:lang w:val="sk-SK"/>
              </w:rPr>
              <w:t>) [</w:t>
            </w:r>
            <w:proofErr w:type="spellStart"/>
            <w:r w:rsidRPr="00EC28F7">
              <w:rPr>
                <w:color w:val="000000"/>
                <w:sz w:val="18"/>
                <w:szCs w:val="18"/>
                <w:lang w:val="sk-SK"/>
              </w:rPr>
              <w:t>kJ</w:t>
            </w:r>
            <w:proofErr w:type="spellEnd"/>
            <w:r w:rsidRPr="00EC28F7">
              <w:rPr>
                <w:color w:val="000000"/>
                <w:sz w:val="18"/>
                <w:szCs w:val="18"/>
                <w:lang w:val="sk-SK"/>
              </w:rPr>
              <w:t>/mol]</w:t>
            </w:r>
          </w:p>
        </w:tc>
        <w:tc>
          <w:tcPr>
            <w:tcW w:w="711" w:type="pct"/>
          </w:tcPr>
          <w:p w14:paraId="795C0970" w14:textId="77777777" w:rsidR="00DF47E9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30,0</w:t>
            </w:r>
          </w:p>
        </w:tc>
        <w:tc>
          <w:tcPr>
            <w:tcW w:w="809" w:type="pct"/>
          </w:tcPr>
          <w:p w14:paraId="5AE2F503" w14:textId="77777777" w:rsidR="004E1195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35,2</w:t>
            </w:r>
          </w:p>
        </w:tc>
      </w:tr>
      <w:tr w:rsidR="004E1195" w:rsidRPr="00EC28F7" w14:paraId="36BD5384" w14:textId="77777777" w:rsidTr="005B4E46">
        <w:tc>
          <w:tcPr>
            <w:tcW w:w="3480" w:type="pct"/>
          </w:tcPr>
          <w:p w14:paraId="21295510" w14:textId="77777777" w:rsidR="004E1195" w:rsidRPr="00EC28F7" w:rsidRDefault="004E1195" w:rsidP="004E1195">
            <w:pPr>
              <w:ind w:firstLine="0"/>
              <w:jc w:val="center"/>
              <w:rPr>
                <w:color w:val="000000"/>
                <w:sz w:val="18"/>
                <w:szCs w:val="18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Tepelná kapacita (pri 20°C) [</w:t>
            </w:r>
            <w:proofErr w:type="spellStart"/>
            <w:r w:rsidRPr="00EC28F7">
              <w:rPr>
                <w:color w:val="000000"/>
                <w:sz w:val="18"/>
                <w:szCs w:val="18"/>
                <w:lang w:val="sk-SK"/>
              </w:rPr>
              <w:t>kJ</w:t>
            </w:r>
            <w:proofErr w:type="spellEnd"/>
            <w:r w:rsidRPr="00EC28F7">
              <w:rPr>
                <w:color w:val="000000"/>
                <w:sz w:val="18"/>
                <w:szCs w:val="18"/>
                <w:lang w:val="sk-SK"/>
              </w:rPr>
              <w:t>/kg/K]</w:t>
            </w:r>
          </w:p>
        </w:tc>
        <w:tc>
          <w:tcPr>
            <w:tcW w:w="711" w:type="pct"/>
          </w:tcPr>
          <w:p w14:paraId="49B107A0" w14:textId="77777777" w:rsidR="004E1195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2,127</w:t>
            </w:r>
          </w:p>
        </w:tc>
        <w:tc>
          <w:tcPr>
            <w:tcW w:w="809" w:type="pct"/>
          </w:tcPr>
          <w:p w14:paraId="277E6389" w14:textId="77777777" w:rsidR="004E1195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2,567</w:t>
            </w:r>
          </w:p>
        </w:tc>
      </w:tr>
      <w:tr w:rsidR="004E1195" w:rsidRPr="00EC28F7" w14:paraId="3E5734F7" w14:textId="77777777" w:rsidTr="005B4E46">
        <w:tc>
          <w:tcPr>
            <w:tcW w:w="3480" w:type="pct"/>
          </w:tcPr>
          <w:p w14:paraId="1839B324" w14:textId="77777777" w:rsidR="004E1195" w:rsidRPr="00EC28F7" w:rsidRDefault="004E1195" w:rsidP="004E1195">
            <w:pPr>
              <w:ind w:firstLine="0"/>
              <w:jc w:val="center"/>
              <w:rPr>
                <w:color w:val="000000"/>
                <w:sz w:val="18"/>
                <w:szCs w:val="18"/>
                <w:lang w:val="sk-SK"/>
              </w:rPr>
            </w:pPr>
            <w:r w:rsidRPr="00EC28F7">
              <w:rPr>
                <w:color w:val="000000"/>
                <w:sz w:val="18"/>
                <w:szCs w:val="18"/>
                <w:lang w:val="sk-SK"/>
              </w:rPr>
              <w:t>Viskozita (pri 25°C) [</w:t>
            </w:r>
            <w:proofErr w:type="spellStart"/>
            <w:r w:rsidRPr="00EC28F7">
              <w:rPr>
                <w:color w:val="000000"/>
                <w:sz w:val="18"/>
                <w:szCs w:val="18"/>
                <w:lang w:val="sk-SK"/>
              </w:rPr>
              <w:t>mPa</w:t>
            </w:r>
            <w:proofErr w:type="spellEnd"/>
            <w:r w:rsidRPr="00EC28F7">
              <w:rPr>
                <w:color w:val="000000"/>
                <w:sz w:val="18"/>
                <w:szCs w:val="18"/>
                <w:lang w:val="sk-SK"/>
              </w:rPr>
              <w:t xml:space="preserve"> s]</w:t>
            </w:r>
          </w:p>
        </w:tc>
        <w:tc>
          <w:tcPr>
            <w:tcW w:w="711" w:type="pct"/>
          </w:tcPr>
          <w:p w14:paraId="789A2ACA" w14:textId="77777777" w:rsidR="004E1195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0,36</w:t>
            </w:r>
          </w:p>
        </w:tc>
        <w:tc>
          <w:tcPr>
            <w:tcW w:w="809" w:type="pct"/>
          </w:tcPr>
          <w:p w14:paraId="4D6888DC" w14:textId="77777777" w:rsidR="004E1195" w:rsidRPr="00EC28F7" w:rsidRDefault="004E1195" w:rsidP="004E1195">
            <w:pPr>
              <w:ind w:firstLine="0"/>
              <w:jc w:val="center"/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</w:pPr>
            <w:r w:rsidRPr="00EC28F7">
              <w:rPr>
                <w:rFonts w:cs="Times New Roman"/>
                <w:color w:val="202122"/>
                <w:sz w:val="18"/>
                <w:szCs w:val="18"/>
                <w:shd w:val="clear" w:color="auto" w:fill="FFFFFF"/>
                <w:lang w:val="sk-SK"/>
              </w:rPr>
              <w:t>0,55</w:t>
            </w:r>
          </w:p>
        </w:tc>
      </w:tr>
    </w:tbl>
    <w:p w14:paraId="3297C7CA" w14:textId="77777777" w:rsidR="00DF47E9" w:rsidRPr="00EC28F7" w:rsidRDefault="00DF47E9" w:rsidP="00311E86">
      <w:pPr>
        <w:ind w:firstLine="0"/>
        <w:rPr>
          <w:rFonts w:cs="Times New Roman"/>
          <w:color w:val="202122"/>
          <w:shd w:val="clear" w:color="auto" w:fill="FFFFFF"/>
          <w:lang w:val="sk-SK"/>
        </w:rPr>
      </w:pPr>
    </w:p>
    <w:p w14:paraId="03D864FB" w14:textId="77777777" w:rsidR="00674A02" w:rsidRPr="00EC28F7" w:rsidRDefault="00443528" w:rsidP="000819BA">
      <w:pPr>
        <w:pStyle w:val="Nadpis2"/>
        <w:rPr>
          <w:lang w:val="sk-SK"/>
        </w:rPr>
      </w:pPr>
      <w:bookmarkStart w:id="6" w:name="_Toc196226126"/>
      <w:r w:rsidRPr="00EC28F7">
        <w:rPr>
          <w:lang w:val="sk-SK"/>
        </w:rPr>
        <w:t>Separačné metódy</w:t>
      </w:r>
      <w:bookmarkEnd w:id="6"/>
    </w:p>
    <w:p w14:paraId="1FA6A76F" w14:textId="77777777" w:rsidR="00443528" w:rsidRPr="00EC28F7" w:rsidRDefault="00443528" w:rsidP="000819BA">
      <w:pPr>
        <w:pStyle w:val="Nadpis3"/>
        <w:rPr>
          <w:lang w:val="sk-SK"/>
        </w:rPr>
      </w:pPr>
      <w:bookmarkStart w:id="7" w:name="_Toc196226127"/>
      <w:r w:rsidRPr="00EC28F7">
        <w:rPr>
          <w:lang w:val="sk-SK"/>
        </w:rPr>
        <w:t>Kvapalinová extrakcia</w:t>
      </w:r>
      <w:bookmarkEnd w:id="7"/>
    </w:p>
    <w:p w14:paraId="57721448" w14:textId="1908F557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Extrakcia je difúzny proces separácie jednej alebo viacerých zložiek z kvapalnej zmesi pomocou kvapalného rozpúšťadla. Metóda delenia zmesi privádzaním do kontaktu s </w:t>
      </w:r>
      <w:proofErr w:type="spellStart"/>
      <w:r w:rsidRPr="00EC28F7">
        <w:rPr>
          <w:lang w:val="sk-SK"/>
        </w:rPr>
        <w:t>extrahovadlom</w:t>
      </w:r>
      <w:proofErr w:type="spellEnd"/>
      <w:r w:rsidRPr="00EC28F7">
        <w:rPr>
          <w:lang w:val="sk-SK"/>
        </w:rPr>
        <w:t xml:space="preserve">, v ktorom sa lepšie rozpúšťajú extrahované zložky, zatiaľ čo </w:t>
      </w:r>
      <w:del w:id="8" w:author="Pavol Steltenpohl" w:date="2025-04-24T13:22:00Z" w16du:dateUtc="2025-04-24T11:22:00Z">
        <w:r w:rsidRPr="00EC28F7" w:rsidDel="00EC28F7">
          <w:rPr>
            <w:lang w:val="sk-SK"/>
          </w:rPr>
          <w:delText xml:space="preserve">ďalšie </w:delText>
        </w:r>
      </w:del>
      <w:ins w:id="9" w:author="Pavol Steltenpohl" w:date="2025-04-24T13:22:00Z" w16du:dateUtc="2025-04-24T11:22:00Z">
        <w:r w:rsidR="00EC28F7">
          <w:rPr>
            <w:lang w:val="sk-SK"/>
          </w:rPr>
          <w:t>ostatné</w:t>
        </w:r>
        <w:r w:rsidR="00EC28F7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zložky </w:t>
      </w:r>
      <w:ins w:id="10" w:author="Pavol Steltenpohl" w:date="2025-04-24T13:22:00Z" w16du:dateUtc="2025-04-24T11:22:00Z">
        <w:r w:rsidR="00EC28F7">
          <w:rPr>
            <w:lang w:val="sk-SK"/>
          </w:rPr>
          <w:t xml:space="preserve">zmesi sú </w:t>
        </w:r>
      </w:ins>
      <w:r w:rsidRPr="00EC28F7">
        <w:rPr>
          <w:lang w:val="sk-SK"/>
        </w:rPr>
        <w:t xml:space="preserve">rozpustné čo najmenej. Extrakcia sa využíva v prípade, ak </w:t>
      </w:r>
      <w:del w:id="11" w:author="Pavol Steltenpohl" w:date="2025-04-24T13:22:00Z" w16du:dateUtc="2025-04-24T11:22:00Z">
        <w:r w:rsidRPr="00EC28F7" w:rsidDel="00EC28F7">
          <w:rPr>
            <w:lang w:val="sk-SK"/>
          </w:rPr>
          <w:delText>rektifikačné delenie naráža na určité ťažkosti</w:delText>
        </w:r>
      </w:del>
      <w:ins w:id="12" w:author="Pavol Steltenpohl" w:date="2025-04-24T13:22:00Z" w16du:dateUtc="2025-04-24T11:22:00Z">
        <w:r w:rsidR="00EC28F7">
          <w:rPr>
            <w:lang w:val="sk-SK"/>
          </w:rPr>
          <w:t>nie je možné použiť destiláciu</w:t>
        </w:r>
      </w:ins>
      <w:r w:rsidRPr="00EC28F7">
        <w:rPr>
          <w:lang w:val="sk-SK"/>
        </w:rPr>
        <w:t xml:space="preserve"> (</w:t>
      </w:r>
      <w:proofErr w:type="spellStart"/>
      <w:r w:rsidRPr="00EC28F7">
        <w:rPr>
          <w:lang w:val="sk-SK"/>
        </w:rPr>
        <w:t>azeotropná</w:t>
      </w:r>
      <w:proofErr w:type="spellEnd"/>
      <w:r w:rsidRPr="00EC28F7">
        <w:rPr>
          <w:lang w:val="sk-SK"/>
        </w:rPr>
        <w:t xml:space="preserve"> zmes, zmesi obsahujúce látky teplom sa rozkladajúce) alebo</w:t>
      </w:r>
      <w:ins w:id="13" w:author="Pavol Steltenpohl" w:date="2025-04-24T13:23:00Z" w16du:dateUtc="2025-04-24T11:23:00Z">
        <w:r w:rsidR="00EC28F7">
          <w:rPr>
            <w:lang w:val="sk-SK"/>
          </w:rPr>
          <w:t xml:space="preserve"> by destilácia bola veľmi</w:t>
        </w:r>
      </w:ins>
      <w:del w:id="14" w:author="Pavol Steltenpohl" w:date="2025-04-24T13:23:00Z" w16du:dateUtc="2025-04-24T11:23:00Z">
        <w:r w:rsidRPr="00EC28F7" w:rsidDel="00EC28F7">
          <w:rPr>
            <w:lang w:val="sk-SK"/>
          </w:rPr>
          <w:delText xml:space="preserve"> je náročná na</w:delText>
        </w:r>
      </w:del>
      <w:r w:rsidRPr="00EC28F7">
        <w:rPr>
          <w:lang w:val="sk-SK"/>
        </w:rPr>
        <w:t xml:space="preserve"> náklad</w:t>
      </w:r>
      <w:ins w:id="15" w:author="Pavol Steltenpohl" w:date="2025-04-24T13:23:00Z" w16du:dateUtc="2025-04-24T11:23:00Z">
        <w:r w:rsidR="00EC28F7">
          <w:rPr>
            <w:lang w:val="sk-SK"/>
          </w:rPr>
          <w:t>ná</w:t>
        </w:r>
      </w:ins>
      <w:del w:id="16" w:author="Pavol Steltenpohl" w:date="2025-04-24T13:23:00Z" w16du:dateUtc="2025-04-24T11:23:00Z">
        <w:r w:rsidRPr="00EC28F7" w:rsidDel="00EC28F7">
          <w:rPr>
            <w:lang w:val="sk-SK"/>
          </w:rPr>
          <w:delText>y</w:delText>
        </w:r>
      </w:del>
      <w:r w:rsidRPr="00EC28F7">
        <w:rPr>
          <w:lang w:val="sk-SK"/>
        </w:rPr>
        <w:t xml:space="preserve"> (ekonomicky nevýhodn</w:t>
      </w:r>
      <w:ins w:id="17" w:author="Pavol Steltenpohl" w:date="2025-04-24T13:23:00Z" w16du:dateUtc="2025-04-24T11:23:00Z">
        <w:r w:rsidR="00EC28F7">
          <w:rPr>
            <w:lang w:val="sk-SK"/>
          </w:rPr>
          <w:t>á</w:t>
        </w:r>
      </w:ins>
      <w:del w:id="18" w:author="Pavol Steltenpohl" w:date="2025-04-24T13:23:00Z" w16du:dateUtc="2025-04-24T11:23:00Z">
        <w:r w:rsidRPr="00EC28F7" w:rsidDel="00EC28F7">
          <w:rPr>
            <w:lang w:val="sk-SK"/>
          </w:rPr>
          <w:delText>é</w:delText>
        </w:r>
      </w:del>
      <w:r w:rsidRPr="00EC28F7">
        <w:rPr>
          <w:lang w:val="sk-SK"/>
        </w:rPr>
        <w:t>/</w:t>
      </w:r>
      <w:del w:id="19" w:author="Pavol Steltenpohl" w:date="2025-04-24T13:24:00Z" w16du:dateUtc="2025-04-24T11:24:00Z">
        <w:r w:rsidRPr="00EC28F7" w:rsidDel="00EC28F7">
          <w:rPr>
            <w:lang w:val="sk-SK"/>
          </w:rPr>
          <w:delText xml:space="preserve">ekonomicky </w:delText>
        </w:r>
      </w:del>
      <w:r w:rsidRPr="00EC28F7">
        <w:rPr>
          <w:lang w:val="sk-SK"/>
        </w:rPr>
        <w:t>neefektívn</w:t>
      </w:r>
      <w:ins w:id="20" w:author="Pavol Steltenpohl" w:date="2025-04-24T13:24:00Z" w16du:dateUtc="2025-04-24T11:24:00Z">
        <w:r w:rsidR="00EC28F7">
          <w:rPr>
            <w:lang w:val="sk-SK"/>
          </w:rPr>
          <w:t>a</w:t>
        </w:r>
      </w:ins>
      <w:del w:id="21" w:author="Pavol Steltenpohl" w:date="2025-04-24T13:24:00Z" w16du:dateUtc="2025-04-24T11:24:00Z">
        <w:r w:rsidRPr="00EC28F7" w:rsidDel="00EC28F7">
          <w:rPr>
            <w:lang w:val="sk-SK"/>
          </w:rPr>
          <w:delText>e</w:delText>
        </w:r>
      </w:del>
      <w:r w:rsidRPr="00EC28F7">
        <w:rPr>
          <w:lang w:val="sk-SK"/>
        </w:rPr>
        <w:t>).</w:t>
      </w:r>
    </w:p>
    <w:p w14:paraId="4E80E885" w14:textId="7D51B9C1" w:rsidR="00A92A9D" w:rsidRPr="00EC28F7" w:rsidRDefault="00A92A9D" w:rsidP="00A92A9D">
      <w:pPr>
        <w:rPr>
          <w:lang w:val="sk-SK"/>
        </w:rPr>
      </w:pPr>
      <w:commentRangeStart w:id="22"/>
      <w:r w:rsidRPr="00EC28F7">
        <w:rPr>
          <w:lang w:val="sk-SK"/>
        </w:rPr>
        <w:lastRenderedPageBreak/>
        <w:t xml:space="preserve">Pri extrakcii sa kvapalná zmes uvedie do styku s inou kvapalinou. </w:t>
      </w:r>
      <w:commentRangeEnd w:id="22"/>
      <w:r w:rsidR="00EC28F7">
        <w:rPr>
          <w:rStyle w:val="Odkaznakomentr"/>
        </w:rPr>
        <w:commentReference w:id="22"/>
      </w:r>
      <w:ins w:id="23" w:author="Pavol Steltenpohl" w:date="2025-04-24T13:25:00Z" w16du:dateUtc="2025-04-24T11:25:00Z">
        <w:r w:rsidR="00EC28F7">
          <w:rPr>
            <w:lang w:val="sk-SK"/>
          </w:rPr>
          <w:t>Počas kvapalinovej extrakcie e</w:t>
        </w:r>
      </w:ins>
      <w:del w:id="24" w:author="Pavol Steltenpohl" w:date="2025-04-24T13:25:00Z" w16du:dateUtc="2025-04-24T11:25:00Z">
        <w:r w:rsidRPr="00EC28F7" w:rsidDel="00EC28F7">
          <w:rPr>
            <w:lang w:val="sk-SK"/>
          </w:rPr>
          <w:delText>E</w:delText>
        </w:r>
      </w:del>
      <w:r w:rsidRPr="00EC28F7">
        <w:rPr>
          <w:lang w:val="sk-SK"/>
        </w:rPr>
        <w:t xml:space="preserve">xtrahovaná látka prestupuje cez fázové rozhranie kvapalina-kvapalina, vytvárajúce sa v dôsledku </w:t>
      </w:r>
      <w:proofErr w:type="spellStart"/>
      <w:r w:rsidRPr="00EC28F7">
        <w:rPr>
          <w:lang w:val="sk-SK"/>
        </w:rPr>
        <w:t>nemiešateľnosti</w:t>
      </w:r>
      <w:proofErr w:type="spellEnd"/>
      <w:r w:rsidRPr="00EC28F7">
        <w:rPr>
          <w:lang w:val="sk-SK"/>
        </w:rPr>
        <w:t xml:space="preserve"> alebo obmedzenej miešateľnosti pôvodného a nového rozpúšťadla. Dve získané fázy sa od seba oddelia na základe </w:t>
      </w:r>
      <w:ins w:id="25" w:author="Pavol Steltenpohl" w:date="2025-04-24T13:26:00Z" w16du:dateUtc="2025-04-24T11:26:00Z">
        <w:r w:rsidR="00EC28F7">
          <w:rPr>
            <w:lang w:val="sk-SK"/>
          </w:rPr>
          <w:t xml:space="preserve">ich </w:t>
        </w:r>
      </w:ins>
      <w:r w:rsidRPr="00EC28F7">
        <w:rPr>
          <w:lang w:val="sk-SK"/>
        </w:rPr>
        <w:t xml:space="preserve">rôznych hustôt. V </w:t>
      </w:r>
      <w:proofErr w:type="spellStart"/>
      <w:r w:rsidRPr="00EC28F7">
        <w:rPr>
          <w:lang w:val="sk-SK"/>
        </w:rPr>
        <w:t>rafináte</w:t>
      </w:r>
      <w:proofErr w:type="spellEnd"/>
      <w:r w:rsidRPr="00EC28F7">
        <w:rPr>
          <w:lang w:val="sk-SK"/>
        </w:rPr>
        <w:t xml:space="preserve"> (R) prevláda pôvodné rozpúšťadlo a</w:t>
      </w:r>
      <w:del w:id="26" w:author="Pavol Steltenpohl" w:date="2025-04-24T13:26:00Z" w16du:dateUtc="2025-04-24T11:26:00Z">
        <w:r w:rsidRPr="00EC28F7" w:rsidDel="00EC28F7">
          <w:rPr>
            <w:lang w:val="sk-SK"/>
          </w:rPr>
          <w:delText xml:space="preserve"> </w:delText>
        </w:r>
      </w:del>
      <w:ins w:id="27" w:author="Pavol Steltenpohl" w:date="2025-04-24T13:26:00Z" w16du:dateUtc="2025-04-24T11:26:00Z">
        <w:r w:rsidR="00EC28F7">
          <w:rPr>
            <w:lang w:val="sk-SK"/>
          </w:rPr>
          <w:t xml:space="preserve"> obsahuje tiež </w:t>
        </w:r>
      </w:ins>
      <w:r w:rsidRPr="00EC28F7">
        <w:rPr>
          <w:lang w:val="sk-SK"/>
        </w:rPr>
        <w:t xml:space="preserve">malé množstvo neextrahovaného podielu extrahovanej látky. Zvyčajne v  ňom možno nájsť aj malé množstvo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. Druhá fáza, v ktorej je zastúpené prevažne </w:t>
      </w:r>
      <w:proofErr w:type="spellStart"/>
      <w:r w:rsidRPr="00EC28F7">
        <w:rPr>
          <w:lang w:val="sk-SK"/>
        </w:rPr>
        <w:t>extrahovadlo</w:t>
      </w:r>
      <w:proofErr w:type="spellEnd"/>
      <w:r w:rsidRPr="00EC28F7">
        <w:rPr>
          <w:lang w:val="sk-SK"/>
        </w:rPr>
        <w:t xml:space="preserve"> a vyextrahovaná zložka, nazývame extrakt (E). Do </w:t>
      </w:r>
      <w:del w:id="28" w:author="Pavol Steltenpohl" w:date="2025-04-24T13:27:00Z" w16du:dateUtc="2025-04-24T11:27:00Z">
        <w:r w:rsidRPr="00EC28F7" w:rsidDel="00EC28F7">
          <w:rPr>
            <w:lang w:val="sk-SK"/>
          </w:rPr>
          <w:delText xml:space="preserve">ktorej </w:delText>
        </w:r>
      </w:del>
      <w:ins w:id="29" w:author="Pavol Steltenpohl" w:date="2025-04-24T13:27:00Z" w16du:dateUtc="2025-04-24T11:27:00Z">
        <w:r w:rsidR="00EC28F7">
          <w:rPr>
            <w:lang w:val="sk-SK"/>
          </w:rPr>
          <w:t>extraktu</w:t>
        </w:r>
        <w:r w:rsidR="00EC28F7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môže preniknúť malé množstvo pôvodného rozpúšťadla, v prípade </w:t>
      </w:r>
      <w:ins w:id="30" w:author="Pavol Steltenpohl" w:date="2025-04-24T13:27:00Z" w16du:dateUtc="2025-04-24T11:27:00Z">
        <w:r w:rsidR="00EC28F7">
          <w:rPr>
            <w:lang w:val="sk-SK"/>
          </w:rPr>
          <w:t xml:space="preserve">jeho </w:t>
        </w:r>
      </w:ins>
      <w:r w:rsidRPr="00EC28F7">
        <w:rPr>
          <w:lang w:val="sk-SK"/>
        </w:rPr>
        <w:t>obmedzenej miešateľnosti</w:t>
      </w:r>
      <w:ins w:id="31" w:author="Pavol Steltenpohl" w:date="2025-04-24T13:27:00Z" w16du:dateUtc="2025-04-24T11:27:00Z">
        <w:r w:rsidR="00EC28F7">
          <w:rPr>
            <w:lang w:val="sk-SK"/>
          </w:rPr>
          <w:t xml:space="preserve"> s </w:t>
        </w:r>
        <w:proofErr w:type="spellStart"/>
        <w:r w:rsidR="00EC28F7">
          <w:rPr>
            <w:lang w:val="sk-SK"/>
          </w:rPr>
          <w:t>extrahovadlom</w:t>
        </w:r>
      </w:ins>
      <w:proofErr w:type="spellEnd"/>
      <w:r w:rsidRPr="00EC28F7">
        <w:rPr>
          <w:lang w:val="sk-SK"/>
        </w:rPr>
        <w:t>. [3,13]</w:t>
      </w:r>
    </w:p>
    <w:p w14:paraId="42651267" w14:textId="77777777" w:rsidR="005B57B0" w:rsidRPr="00EC28F7" w:rsidRDefault="008D5AAB" w:rsidP="008D5AAB">
      <w:pPr>
        <w:pStyle w:val="Nadpis3"/>
        <w:rPr>
          <w:lang w:val="sk-SK"/>
        </w:rPr>
      </w:pPr>
      <w:bookmarkStart w:id="32" w:name="_Toc196226128"/>
      <w:commentRangeStart w:id="33"/>
      <w:r w:rsidRPr="00EC28F7">
        <w:rPr>
          <w:lang w:val="sk-SK"/>
        </w:rPr>
        <w:t>Jednostupňová extrakcia</w:t>
      </w:r>
      <w:bookmarkEnd w:id="32"/>
      <w:commentRangeEnd w:id="33"/>
      <w:r w:rsidR="007C71B2">
        <w:rPr>
          <w:rStyle w:val="Odkaznakomentr"/>
          <w:rFonts w:eastAsiaTheme="minorHAnsi" w:cstheme="minorBidi"/>
          <w:b w:val="0"/>
          <w:bCs w:val="0"/>
        </w:rPr>
        <w:commentReference w:id="33"/>
      </w:r>
    </w:p>
    <w:p w14:paraId="3A7FDC53" w14:textId="72D3E25A" w:rsidR="00A92A9D" w:rsidRPr="00EC28F7" w:rsidRDefault="00A92A9D" w:rsidP="004F7634">
      <w:pPr>
        <w:rPr>
          <w:rFonts w:cs="Times New Roman"/>
          <w:color w:val="000000"/>
          <w:szCs w:val="20"/>
          <w:lang w:val="sk-SK"/>
        </w:rPr>
      </w:pPr>
      <w:r w:rsidRPr="00EC28F7">
        <w:rPr>
          <w:rFonts w:cs="Times New Roman"/>
          <w:color w:val="000000"/>
          <w:szCs w:val="20"/>
          <w:lang w:val="sk-SK"/>
        </w:rPr>
        <w:t xml:space="preserve">Extrakciu dá sa </w:t>
      </w:r>
      <w:del w:id="34" w:author="Pavol Steltenpohl" w:date="2025-04-24T13:27:00Z" w16du:dateUtc="2025-04-24T11:27:00Z">
        <w:r w:rsidRPr="00EC28F7" w:rsidDel="00EC28F7">
          <w:rPr>
            <w:rFonts w:cs="Times New Roman"/>
            <w:color w:val="000000"/>
            <w:szCs w:val="20"/>
            <w:lang w:val="sk-SK"/>
          </w:rPr>
          <w:delText>spravi</w:delText>
        </w:r>
      </w:del>
      <w:ins w:id="35" w:author="Pavol Steltenpohl" w:date="2025-04-24T13:27:00Z" w16du:dateUtc="2025-04-24T11:27:00Z">
        <w:r w:rsidR="00EC28F7">
          <w:rPr>
            <w:rFonts w:cs="Times New Roman"/>
            <w:color w:val="000000"/>
            <w:szCs w:val="20"/>
            <w:lang w:val="sk-SK"/>
          </w:rPr>
          <w:t>realizova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ť niekoľkými spôsobmi. </w:t>
      </w:r>
      <w:del w:id="36" w:author="Pavol Steltenpohl" w:date="2025-04-24T13:28:00Z" w16du:dateUtc="2025-04-24T11:28:00Z">
        <w:r w:rsidRPr="00EC28F7" w:rsidDel="00EC28F7">
          <w:rPr>
            <w:rFonts w:cs="Times New Roman"/>
            <w:color w:val="000000"/>
            <w:szCs w:val="20"/>
            <w:lang w:val="sk-SK"/>
          </w:rPr>
          <w:delText xml:space="preserve"> </w:delText>
        </w:r>
      </w:del>
      <w:r w:rsidRPr="00EC28F7">
        <w:rPr>
          <w:rFonts w:cs="Times New Roman"/>
          <w:color w:val="000000"/>
          <w:szCs w:val="20"/>
          <w:lang w:val="sk-SK"/>
        </w:rPr>
        <w:t>Najjednoduchší z nich je jednostupňová alebo jednorazová</w:t>
      </w:r>
      <w:ins w:id="37" w:author="Pavol Steltenpohl" w:date="2025-04-24T13:28:00Z" w16du:dateUtc="2025-04-24T11:28:00Z">
        <w:r w:rsidR="00EC28F7">
          <w:rPr>
            <w:rFonts w:cs="Times New Roman"/>
            <w:color w:val="000000"/>
            <w:szCs w:val="20"/>
            <w:lang w:val="sk-SK"/>
          </w:rPr>
          <w:t xml:space="preserve"> extrakcia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. </w:t>
      </w:r>
      <w:del w:id="38" w:author="Pavol Steltenpohl" w:date="2025-04-24T13:28:00Z" w16du:dateUtc="2025-04-24T11:28:00Z">
        <w:r w:rsidRPr="00EC28F7" w:rsidDel="00EC28F7">
          <w:rPr>
            <w:rFonts w:cs="Times New Roman"/>
            <w:color w:val="000000"/>
            <w:szCs w:val="20"/>
            <w:lang w:val="sk-SK"/>
          </w:rPr>
          <w:delText>Pod týmto rozumejme súbor</w:delText>
        </w:r>
      </w:del>
      <w:ins w:id="39" w:author="Pavol Steltenpohl" w:date="2025-04-24T13:28:00Z" w16du:dateUtc="2025-04-24T11:28:00Z">
        <w:r w:rsidR="00EC28F7">
          <w:rPr>
            <w:rFonts w:cs="Times New Roman"/>
            <w:color w:val="000000"/>
            <w:szCs w:val="20"/>
            <w:lang w:val="sk-SK"/>
          </w:rPr>
          <w:t>Separácia zložiek suroviny sa dosia</w:t>
        </w:r>
      </w:ins>
      <w:ins w:id="40" w:author="Pavol Steltenpohl" w:date="2025-04-24T13:29:00Z" w16du:dateUtc="2025-04-24T11:29:00Z">
        <w:r w:rsidR="00EC28F7">
          <w:rPr>
            <w:rFonts w:cs="Times New Roman"/>
            <w:color w:val="000000"/>
            <w:szCs w:val="20"/>
            <w:lang w:val="sk-SK"/>
          </w:rPr>
          <w:t>hne v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 zariadení, v ktor</w:t>
      </w:r>
      <w:del w:id="41" w:author="Pavol Steltenpohl" w:date="2025-04-24T13:29:00Z" w16du:dateUtc="2025-04-24T11:29:00Z">
        <w:r w:rsidRPr="00EC28F7" w:rsidDel="00EC28F7">
          <w:rPr>
            <w:rFonts w:cs="Times New Roman"/>
            <w:color w:val="000000"/>
            <w:szCs w:val="20"/>
            <w:lang w:val="sk-SK"/>
          </w:rPr>
          <w:delText>ých dôjde k kontaktu fázy,</w:delText>
        </w:r>
      </w:del>
      <w:ins w:id="42" w:author="Pavol Steltenpohl" w:date="2025-04-24T13:29:00Z" w16du:dateUtc="2025-04-24T11:29:00Z">
        <w:r w:rsidR="00EC28F7">
          <w:rPr>
            <w:rFonts w:cs="Times New Roman"/>
            <w:color w:val="000000"/>
            <w:szCs w:val="20"/>
            <w:lang w:val="sk-SK"/>
          </w:rPr>
          <w:t>om sa najskôr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 premieša</w:t>
      </w:r>
      <w:del w:id="43" w:author="Pavol Steltenpohl" w:date="2025-04-24T13:29:00Z" w16du:dateUtc="2025-04-24T11:29:00Z">
        <w:r w:rsidRPr="00EC28F7" w:rsidDel="00EC28F7">
          <w:rPr>
            <w:rFonts w:cs="Times New Roman"/>
            <w:color w:val="000000"/>
            <w:szCs w:val="20"/>
            <w:lang w:val="sk-SK"/>
          </w:rPr>
          <w:delText>niu</w:delText>
        </w:r>
      </w:del>
      <w:r w:rsidRPr="00EC28F7">
        <w:rPr>
          <w:rFonts w:cs="Times New Roman"/>
          <w:color w:val="000000"/>
          <w:szCs w:val="20"/>
          <w:lang w:val="sk-SK"/>
        </w:rPr>
        <w:t xml:space="preserve"> surovin</w:t>
      </w:r>
      <w:ins w:id="44" w:author="Pavol Steltenpohl" w:date="2025-04-24T13:29:00Z" w16du:dateUtc="2025-04-24T11:29:00Z">
        <w:r w:rsidR="007C71B2">
          <w:rPr>
            <w:rFonts w:cs="Times New Roman"/>
            <w:color w:val="000000"/>
            <w:szCs w:val="20"/>
            <w:lang w:val="sk-SK"/>
          </w:rPr>
          <w:t>a</w:t>
        </w:r>
      </w:ins>
      <w:del w:id="45" w:author="Pavol Steltenpohl" w:date="2025-04-24T13:29:00Z" w16du:dateUtc="2025-04-24T11:29:00Z">
        <w:r w:rsidRPr="00EC28F7" w:rsidDel="007C71B2">
          <w:rPr>
            <w:rFonts w:cs="Times New Roman"/>
            <w:color w:val="000000"/>
            <w:szCs w:val="20"/>
            <w:lang w:val="sk-SK"/>
          </w:rPr>
          <w:delText>y</w:delText>
        </w:r>
      </w:del>
      <w:r w:rsidRPr="00EC28F7">
        <w:rPr>
          <w:rFonts w:cs="Times New Roman"/>
          <w:color w:val="000000"/>
          <w:szCs w:val="20"/>
          <w:lang w:val="sk-SK"/>
        </w:rPr>
        <w:t xml:space="preserve"> a extrakčné</w:t>
      </w:r>
      <w:del w:id="46" w:author="Pavol Steltenpohl" w:date="2025-04-24T13:29:00Z" w16du:dateUtc="2025-04-24T11:29:00Z">
        <w:r w:rsidRPr="00EC28F7" w:rsidDel="007C71B2">
          <w:rPr>
            <w:rFonts w:cs="Times New Roman"/>
            <w:color w:val="000000"/>
            <w:szCs w:val="20"/>
            <w:lang w:val="sk-SK"/>
          </w:rPr>
          <w:delText>ho činidla</w:delText>
        </w:r>
      </w:del>
      <w:ins w:id="47" w:author="Pavol Steltenpohl" w:date="2025-04-24T13:29:00Z" w16du:dateUtc="2025-04-24T11:29:00Z">
        <w:r w:rsidR="007C71B2">
          <w:rPr>
            <w:rFonts w:cs="Times New Roman"/>
            <w:color w:val="000000"/>
            <w:szCs w:val="20"/>
            <w:lang w:val="sk-SK"/>
          </w:rPr>
          <w:t xml:space="preserve"> rozpúšťadlo</w:t>
        </w:r>
      </w:ins>
      <w:r w:rsidRPr="00EC28F7">
        <w:rPr>
          <w:rFonts w:cs="Times New Roman"/>
          <w:color w:val="000000"/>
          <w:szCs w:val="20"/>
          <w:lang w:val="sk-SK"/>
        </w:rPr>
        <w:t>, a</w:t>
      </w:r>
      <w:del w:id="48" w:author="Pavol Steltenpohl" w:date="2025-04-24T13:30:00Z" w16du:dateUtc="2025-04-24T11:30:00Z">
        <w:r w:rsidRPr="00EC28F7" w:rsidDel="007C71B2">
          <w:rPr>
            <w:rFonts w:cs="Times New Roman"/>
            <w:color w:val="000000"/>
            <w:szCs w:val="20"/>
            <w:lang w:val="sk-SK"/>
          </w:rPr>
          <w:delText xml:space="preserve"> </w:delText>
        </w:r>
      </w:del>
      <w:ins w:id="49" w:author="Pavol Steltenpohl" w:date="2025-04-24T13:30:00Z" w16du:dateUtc="2025-04-24T11:30:00Z">
        <w:r w:rsidR="007C71B2">
          <w:rPr>
            <w:rFonts w:cs="Times New Roman"/>
            <w:color w:val="000000"/>
            <w:szCs w:val="20"/>
            <w:lang w:val="sk-SK"/>
          </w:rPr>
          <w:t> </w:t>
        </w:r>
      </w:ins>
      <w:del w:id="50" w:author="Pavol Steltenpohl" w:date="2025-04-24T13:30:00Z" w16du:dateUtc="2025-04-24T11:30:00Z">
        <w:r w:rsidRPr="00EC28F7" w:rsidDel="007C71B2">
          <w:rPr>
            <w:rFonts w:cs="Times New Roman"/>
            <w:color w:val="000000"/>
            <w:szCs w:val="20"/>
            <w:lang w:val="sk-SK"/>
          </w:rPr>
          <w:delText>ich ďalšej</w:delText>
        </w:r>
      </w:del>
      <w:ins w:id="51" w:author="Pavol Steltenpohl" w:date="2025-04-24T13:30:00Z" w16du:dateUtc="2025-04-24T11:30:00Z">
        <w:r w:rsidR="007C71B2">
          <w:rPr>
            <w:rFonts w:cs="Times New Roman"/>
            <w:color w:val="000000"/>
            <w:szCs w:val="20"/>
            <w:lang w:val="sk-SK"/>
          </w:rPr>
          <w:t>následne sa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 mechanick</w:t>
      </w:r>
      <w:del w:id="52" w:author="Pavol Steltenpohl" w:date="2025-04-24T13:30:00Z" w16du:dateUtc="2025-04-24T11:30:00Z">
        <w:r w:rsidRPr="00EC28F7" w:rsidDel="007C71B2">
          <w:rPr>
            <w:rFonts w:cs="Times New Roman"/>
            <w:color w:val="000000"/>
            <w:szCs w:val="20"/>
            <w:lang w:val="sk-SK"/>
          </w:rPr>
          <w:delText>ej separácii</w:delText>
        </w:r>
      </w:del>
      <w:ins w:id="53" w:author="Pavol Steltenpohl" w:date="2025-04-24T13:30:00Z" w16du:dateUtc="2025-04-24T11:30:00Z">
        <w:r w:rsidR="007C71B2">
          <w:rPr>
            <w:rFonts w:cs="Times New Roman"/>
            <w:color w:val="000000"/>
            <w:szCs w:val="20"/>
            <w:lang w:val="sk-SK"/>
          </w:rPr>
          <w:t xml:space="preserve">y oddelia vzniknuté (rovnovážne) kvapalné fázy extraktu a </w:t>
        </w:r>
        <w:proofErr w:type="spellStart"/>
        <w:r w:rsidR="007C71B2">
          <w:rPr>
            <w:rFonts w:cs="Times New Roman"/>
            <w:color w:val="000000"/>
            <w:szCs w:val="20"/>
            <w:lang w:val="sk-SK"/>
          </w:rPr>
          <w:t>rafinátu</w:t>
        </w:r>
      </w:ins>
      <w:proofErr w:type="spellEnd"/>
      <w:r w:rsidRPr="00EC28F7">
        <w:rPr>
          <w:rFonts w:cs="Times New Roman"/>
          <w:color w:val="000000"/>
          <w:szCs w:val="20"/>
          <w:lang w:val="sk-SK"/>
        </w:rPr>
        <w:t xml:space="preserve">. </w:t>
      </w:r>
      <w:ins w:id="54" w:author="Pavol Steltenpohl" w:date="2025-04-24T13:31:00Z" w16du:dateUtc="2025-04-24T11:31:00Z">
        <w:r w:rsidR="007C71B2">
          <w:rPr>
            <w:rFonts w:cs="Times New Roman"/>
            <w:color w:val="000000"/>
            <w:szCs w:val="20"/>
            <w:lang w:val="sk-SK"/>
          </w:rPr>
          <w:t>Jednostupňová extrakcia obvykle n</w:t>
        </w:r>
      </w:ins>
      <w:del w:id="55" w:author="Pavol Steltenpohl" w:date="2025-04-24T13:30:00Z" w16du:dateUtc="2025-04-24T11:30:00Z">
        <w:r w:rsidRPr="00EC28F7" w:rsidDel="007C71B2">
          <w:rPr>
            <w:rFonts w:cs="Times New Roman"/>
            <w:color w:val="000000"/>
            <w:szCs w:val="20"/>
            <w:lang w:val="sk-SK"/>
          </w:rPr>
          <w:delText xml:space="preserve"> </w:delText>
        </w:r>
      </w:del>
      <w:del w:id="56" w:author="Pavol Steltenpohl" w:date="2025-04-24T13:31:00Z" w16du:dateUtc="2025-04-24T11:31:00Z">
        <w:r w:rsidRPr="00EC28F7" w:rsidDel="007C71B2">
          <w:rPr>
            <w:rFonts w:cs="Times New Roman"/>
            <w:color w:val="000000"/>
            <w:szCs w:val="20"/>
            <w:lang w:val="sk-SK"/>
          </w:rPr>
          <w:delText>N</w:delText>
        </w:r>
      </w:del>
      <w:r w:rsidRPr="00EC28F7">
        <w:rPr>
          <w:rFonts w:cs="Times New Roman"/>
          <w:color w:val="000000"/>
          <w:szCs w:val="20"/>
          <w:lang w:val="sk-SK"/>
        </w:rPr>
        <w:t xml:space="preserve">ie je </w:t>
      </w:r>
      <w:del w:id="57" w:author="Pavol Steltenpohl" w:date="2025-04-24T13:31:00Z" w16du:dateUtc="2025-04-24T11:31:00Z">
        <w:r w:rsidRPr="00EC28F7" w:rsidDel="007C71B2">
          <w:rPr>
            <w:rFonts w:cs="Times New Roman"/>
            <w:color w:val="000000"/>
            <w:szCs w:val="20"/>
            <w:lang w:val="sk-SK"/>
          </w:rPr>
          <w:delText>to spravidla</w:delText>
        </w:r>
      </w:del>
      <w:ins w:id="58" w:author="Pavol Steltenpohl" w:date="2025-04-24T13:31:00Z" w16du:dateUtc="2025-04-24T11:31:00Z">
        <w:r w:rsidR="007C71B2">
          <w:rPr>
            <w:rFonts w:cs="Times New Roman"/>
            <w:color w:val="000000"/>
            <w:szCs w:val="20"/>
            <w:lang w:val="sk-SK"/>
          </w:rPr>
          <w:t>dostatočne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 účinn</w:t>
      </w:r>
      <w:ins w:id="59" w:author="Pavol Steltenpohl" w:date="2025-04-24T13:31:00Z" w16du:dateUtc="2025-04-24T11:31:00Z">
        <w:r w:rsidR="007C71B2">
          <w:rPr>
            <w:rFonts w:cs="Times New Roman"/>
            <w:color w:val="000000"/>
            <w:szCs w:val="20"/>
            <w:lang w:val="sk-SK"/>
          </w:rPr>
          <w:t>á</w:t>
        </w:r>
      </w:ins>
      <w:del w:id="60" w:author="Pavol Steltenpohl" w:date="2025-04-24T13:31:00Z" w16du:dateUtc="2025-04-24T11:31:00Z">
        <w:r w:rsidRPr="00EC28F7" w:rsidDel="007C71B2">
          <w:rPr>
            <w:rFonts w:cs="Times New Roman"/>
            <w:color w:val="000000"/>
            <w:szCs w:val="20"/>
            <w:lang w:val="sk-SK"/>
          </w:rPr>
          <w:delText>é</w:delText>
        </w:r>
      </w:del>
      <w:r w:rsidRPr="00EC28F7">
        <w:rPr>
          <w:rFonts w:cs="Times New Roman"/>
          <w:color w:val="000000"/>
          <w:szCs w:val="20"/>
          <w:lang w:val="sk-SK"/>
        </w:rPr>
        <w:t xml:space="preserve">, z pohľadu </w:t>
      </w:r>
      <w:ins w:id="61" w:author="Pavol Steltenpohl" w:date="2025-04-24T13:31:00Z" w16du:dateUtc="2025-04-24T11:31:00Z">
        <w:r w:rsidR="007C71B2">
          <w:rPr>
            <w:rFonts w:cs="Times New Roman"/>
            <w:color w:val="000000"/>
            <w:szCs w:val="20"/>
            <w:lang w:val="sk-SK"/>
          </w:rPr>
          <w:t>vy</w:t>
        </w:r>
      </w:ins>
      <w:r w:rsidRPr="00EC28F7">
        <w:rPr>
          <w:rFonts w:cs="Times New Roman"/>
          <w:color w:val="000000"/>
          <w:szCs w:val="20"/>
          <w:lang w:val="sk-SK"/>
        </w:rPr>
        <w:t>extrahovaného množstva požadovanej látky, ani ekonomick</w:t>
      </w:r>
      <w:del w:id="62" w:author="Pavol Steltenpohl" w:date="2025-04-24T13:32:00Z" w16du:dateUtc="2025-04-24T11:32:00Z">
        <w:r w:rsidRPr="00EC28F7" w:rsidDel="007C71B2">
          <w:rPr>
            <w:rFonts w:cs="Times New Roman"/>
            <w:color w:val="000000"/>
            <w:szCs w:val="20"/>
            <w:lang w:val="sk-SK"/>
          </w:rPr>
          <w:delText>é</w:delText>
        </w:r>
      </w:del>
      <w:ins w:id="63" w:author="Pavol Steltenpohl" w:date="2025-04-24T13:32:00Z" w16du:dateUtc="2025-04-24T11:32:00Z">
        <w:r w:rsidR="007C71B2">
          <w:rPr>
            <w:rFonts w:cs="Times New Roman"/>
            <w:color w:val="000000"/>
            <w:szCs w:val="20"/>
            <w:lang w:val="sk-SK"/>
          </w:rPr>
          <w:t>y výhodná</w:t>
        </w:r>
      </w:ins>
      <w:r w:rsidRPr="00EC28F7">
        <w:rPr>
          <w:rFonts w:cs="Times New Roman"/>
          <w:color w:val="000000"/>
          <w:szCs w:val="20"/>
          <w:lang w:val="sk-SK"/>
        </w:rPr>
        <w:t xml:space="preserve">, vzhľadom na spotrebu </w:t>
      </w:r>
      <w:proofErr w:type="spellStart"/>
      <w:r w:rsidRPr="00EC28F7">
        <w:rPr>
          <w:rFonts w:cs="Times New Roman"/>
          <w:color w:val="000000"/>
          <w:szCs w:val="20"/>
          <w:lang w:val="sk-SK"/>
        </w:rPr>
        <w:t>extrahovadla</w:t>
      </w:r>
      <w:proofErr w:type="spellEnd"/>
      <w:del w:id="64" w:author="Pavol Steltenpohl" w:date="2025-04-24T13:32:00Z" w16du:dateUtc="2025-04-24T11:32:00Z">
        <w:r w:rsidRPr="00EC28F7" w:rsidDel="007C71B2">
          <w:rPr>
            <w:rFonts w:cs="Times New Roman"/>
            <w:color w:val="000000"/>
            <w:szCs w:val="20"/>
            <w:lang w:val="sk-SK"/>
          </w:rPr>
          <w:delText>, prevádzkovaného</w:delText>
        </w:r>
      </w:del>
      <w:r w:rsidRPr="00EC28F7">
        <w:rPr>
          <w:rFonts w:cs="Times New Roman"/>
          <w:color w:val="000000"/>
          <w:szCs w:val="20"/>
          <w:lang w:val="sk-SK"/>
        </w:rPr>
        <w:t>. [3,13]</w:t>
      </w:r>
    </w:p>
    <w:p w14:paraId="56342D00" w14:textId="77777777" w:rsidR="004F7634" w:rsidRPr="00EC28F7" w:rsidRDefault="008D5AAB" w:rsidP="008D5AAB">
      <w:pPr>
        <w:pStyle w:val="Nadpis3"/>
        <w:rPr>
          <w:lang w:val="sk-SK"/>
        </w:rPr>
      </w:pPr>
      <w:bookmarkStart w:id="65" w:name="_Toc196226129"/>
      <w:commentRangeStart w:id="66"/>
      <w:r w:rsidRPr="00EC28F7">
        <w:rPr>
          <w:lang w:val="sk-SK"/>
        </w:rPr>
        <w:t>Viacstupňová extrakcia</w:t>
      </w:r>
      <w:bookmarkEnd w:id="65"/>
      <w:commentRangeEnd w:id="66"/>
      <w:r w:rsidR="006D6B46">
        <w:rPr>
          <w:rStyle w:val="Odkaznakomentr"/>
          <w:rFonts w:eastAsiaTheme="minorHAnsi" w:cstheme="minorBidi"/>
          <w:b w:val="0"/>
          <w:bCs w:val="0"/>
        </w:rPr>
        <w:commentReference w:id="66"/>
      </w:r>
    </w:p>
    <w:p w14:paraId="2AAF3277" w14:textId="5392B7F3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Pre zvýšenie účinnosti využitia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 a zníženie jeho spotreby je </w:t>
      </w:r>
      <w:commentRangeStart w:id="67"/>
      <w:r w:rsidRPr="00EC28F7">
        <w:rPr>
          <w:lang w:val="sk-SK"/>
        </w:rPr>
        <w:t xml:space="preserve">vhodne </w:t>
      </w:r>
      <w:proofErr w:type="spellStart"/>
      <w:r w:rsidRPr="00EC28F7">
        <w:rPr>
          <w:lang w:val="sk-SK"/>
        </w:rPr>
        <w:t>pouzit</w:t>
      </w:r>
      <w:proofErr w:type="spellEnd"/>
      <w:r w:rsidRPr="00EC28F7">
        <w:rPr>
          <w:lang w:val="sk-SK"/>
        </w:rPr>
        <w:t xml:space="preserve"> extrakciu vo </w:t>
      </w:r>
      <w:proofErr w:type="spellStart"/>
      <w:r w:rsidRPr="00EC28F7">
        <w:rPr>
          <w:lang w:val="sk-SK"/>
        </w:rPr>
        <w:t>viacerych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stupnoch</w:t>
      </w:r>
      <w:commentRangeEnd w:id="67"/>
      <w:proofErr w:type="spellEnd"/>
      <w:r w:rsidR="007C71B2">
        <w:rPr>
          <w:rStyle w:val="Odkaznakomentr"/>
        </w:rPr>
        <w:commentReference w:id="67"/>
      </w:r>
      <w:r w:rsidRPr="00EC28F7">
        <w:rPr>
          <w:lang w:val="sk-SK"/>
        </w:rPr>
        <w:t xml:space="preserve">. Buď s postupným pridávaním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, alebo </w:t>
      </w:r>
      <w:proofErr w:type="spellStart"/>
      <w:r w:rsidRPr="00EC28F7">
        <w:rPr>
          <w:lang w:val="sk-SK"/>
        </w:rPr>
        <w:t>protiprúdnym</w:t>
      </w:r>
      <w:proofErr w:type="spellEnd"/>
      <w:r w:rsidRPr="00EC28F7">
        <w:rPr>
          <w:lang w:val="sk-SK"/>
        </w:rPr>
        <w:t xml:space="preserve"> tokom extrakčného </w:t>
      </w:r>
      <w:del w:id="68" w:author="Pavol Steltenpohl" w:date="2025-04-24T13:34:00Z" w16du:dateUtc="2025-04-24T11:34:00Z">
        <w:r w:rsidRPr="00EC28F7" w:rsidDel="007C71B2">
          <w:rPr>
            <w:lang w:val="sk-SK"/>
          </w:rPr>
          <w:delText xml:space="preserve">činidla </w:delText>
        </w:r>
      </w:del>
      <w:ins w:id="69" w:author="Pavol Steltenpohl" w:date="2025-04-24T13:34:00Z" w16du:dateUtc="2025-04-24T11:34:00Z">
        <w:r w:rsidR="007C71B2">
          <w:rPr>
            <w:lang w:val="sk-SK"/>
          </w:rPr>
          <w:t>rozpúšťa</w:t>
        </w:r>
        <w:r w:rsidR="007C71B2" w:rsidRPr="00EC28F7">
          <w:rPr>
            <w:lang w:val="sk-SK"/>
          </w:rPr>
          <w:t xml:space="preserve">dla </w:t>
        </w:r>
      </w:ins>
      <w:r w:rsidRPr="00EC28F7">
        <w:rPr>
          <w:lang w:val="sk-SK"/>
        </w:rPr>
        <w:t xml:space="preserve">a suroviny. </w:t>
      </w:r>
      <w:commentRangeStart w:id="70"/>
      <w:r w:rsidRPr="00EC28F7">
        <w:rPr>
          <w:lang w:val="sk-SK"/>
        </w:rPr>
        <w:t xml:space="preserve">Pri prvom spôsobe zariadenia obsahujú miešacie nádoby s miešadlami pre každý kontakt fáz, plus nádoby na separáciu dvoch fáz – napríklad </w:t>
      </w:r>
      <w:proofErr w:type="spellStart"/>
      <w:r w:rsidRPr="00EC28F7">
        <w:rPr>
          <w:lang w:val="sk-SK"/>
        </w:rPr>
        <w:t>usadzovací</w:t>
      </w:r>
      <w:proofErr w:type="spellEnd"/>
      <w:r w:rsidRPr="00EC28F7">
        <w:rPr>
          <w:lang w:val="sk-SK"/>
        </w:rPr>
        <w:t xml:space="preserve">. </w:t>
      </w:r>
      <w:commentRangeEnd w:id="70"/>
      <w:r w:rsidR="007C71B2">
        <w:rPr>
          <w:rStyle w:val="Odkaznakomentr"/>
        </w:rPr>
        <w:commentReference w:id="70"/>
      </w:r>
      <w:r w:rsidRPr="00EC28F7">
        <w:rPr>
          <w:lang w:val="sk-SK"/>
        </w:rPr>
        <w:t xml:space="preserve">Pri </w:t>
      </w:r>
      <w:proofErr w:type="spellStart"/>
      <w:r w:rsidRPr="00EC28F7">
        <w:rPr>
          <w:lang w:val="sk-SK"/>
        </w:rPr>
        <w:t>protiprúdovej</w:t>
      </w:r>
      <w:proofErr w:type="spellEnd"/>
      <w:r w:rsidRPr="00EC28F7">
        <w:rPr>
          <w:lang w:val="sk-SK"/>
        </w:rPr>
        <w:t xml:space="preserve"> </w:t>
      </w:r>
      <w:ins w:id="71" w:author="Pavol Steltenpohl" w:date="2025-04-24T13:35:00Z" w16du:dateUtc="2025-04-24T11:35:00Z">
        <w:r w:rsidR="007C71B2">
          <w:rPr>
            <w:lang w:val="sk-SK"/>
          </w:rPr>
          <w:t>e</w:t>
        </w:r>
      </w:ins>
      <w:ins w:id="72" w:author="Pavol Steltenpohl" w:date="2025-04-24T13:36:00Z" w16du:dateUtc="2025-04-24T11:36:00Z">
        <w:r w:rsidR="007C71B2">
          <w:rPr>
            <w:lang w:val="sk-SK"/>
          </w:rPr>
          <w:t xml:space="preserve">xtrakcii </w:t>
        </w:r>
      </w:ins>
      <w:r w:rsidRPr="00EC28F7">
        <w:rPr>
          <w:lang w:val="sk-SK"/>
        </w:rPr>
        <w:t>surovin</w:t>
      </w:r>
      <w:ins w:id="73" w:author="Pavol Steltenpohl" w:date="2025-04-24T13:36:00Z" w16du:dateUtc="2025-04-24T11:36:00Z">
        <w:r w:rsidR="007C71B2">
          <w:rPr>
            <w:lang w:val="sk-SK"/>
          </w:rPr>
          <w:t>a</w:t>
        </w:r>
      </w:ins>
      <w:del w:id="74" w:author="Pavol Steltenpohl" w:date="2025-04-24T13:36:00Z" w16du:dateUtc="2025-04-24T11:36:00Z">
        <w:r w:rsidRPr="00EC28F7" w:rsidDel="007C71B2">
          <w:rPr>
            <w:lang w:val="sk-SK"/>
          </w:rPr>
          <w:delText>e</w:delText>
        </w:r>
      </w:del>
      <w:r w:rsidRPr="00EC28F7">
        <w:rPr>
          <w:lang w:val="sk-SK"/>
        </w:rPr>
        <w:t xml:space="preserve"> vstupuje na jednom konci </w:t>
      </w:r>
      <w:proofErr w:type="spellStart"/>
      <w:r w:rsidRPr="00EC28F7">
        <w:rPr>
          <w:lang w:val="sk-SK"/>
        </w:rPr>
        <w:t>extraktora</w:t>
      </w:r>
      <w:proofErr w:type="spellEnd"/>
      <w:r w:rsidRPr="00EC28F7">
        <w:rPr>
          <w:lang w:val="sk-SK"/>
        </w:rPr>
        <w:t xml:space="preserve"> a </w:t>
      </w:r>
      <w:proofErr w:type="spellStart"/>
      <w:r w:rsidRPr="00EC28F7">
        <w:rPr>
          <w:lang w:val="sk-SK"/>
        </w:rPr>
        <w:t>extrahovadlo</w:t>
      </w:r>
      <w:proofErr w:type="spellEnd"/>
      <w:r w:rsidRPr="00EC28F7">
        <w:rPr>
          <w:lang w:val="sk-SK"/>
        </w:rPr>
        <w:t xml:space="preserve"> na druhom </w:t>
      </w:r>
      <w:ins w:id="75" w:author="Pavol Steltenpohl" w:date="2025-04-24T13:36:00Z" w16du:dateUtc="2025-04-24T11:36:00Z">
        <w:r w:rsidR="007C71B2">
          <w:rPr>
            <w:lang w:val="sk-SK"/>
          </w:rPr>
          <w:t xml:space="preserve">buď </w:t>
        </w:r>
      </w:ins>
      <w:r w:rsidRPr="00EC28F7">
        <w:rPr>
          <w:lang w:val="sk-SK"/>
        </w:rPr>
        <w:t xml:space="preserve">v kaskáde </w:t>
      </w:r>
      <w:proofErr w:type="spellStart"/>
      <w:r w:rsidRPr="00EC28F7">
        <w:rPr>
          <w:lang w:val="sk-SK"/>
        </w:rPr>
        <w:t>extraktorov</w:t>
      </w:r>
      <w:proofErr w:type="spellEnd"/>
      <w:r w:rsidRPr="00EC28F7">
        <w:rPr>
          <w:lang w:val="sk-SK"/>
        </w:rPr>
        <w:t xml:space="preserve"> typu mi</w:t>
      </w:r>
      <w:ins w:id="76" w:author="Pavol Steltenpohl" w:date="2025-04-24T13:36:00Z" w16du:dateUtc="2025-04-24T11:36:00Z">
        <w:r w:rsidR="007C71B2">
          <w:rPr>
            <w:lang w:val="sk-SK"/>
          </w:rPr>
          <w:t>ešač</w:t>
        </w:r>
      </w:ins>
      <w:del w:id="77" w:author="Pavol Steltenpohl" w:date="2025-04-24T13:36:00Z" w16du:dateUtc="2025-04-24T11:36:00Z">
        <w:r w:rsidRPr="00EC28F7" w:rsidDel="007C71B2">
          <w:rPr>
            <w:lang w:val="sk-SK"/>
          </w:rPr>
          <w:delText>xér</w:delText>
        </w:r>
      </w:del>
      <w:r w:rsidRPr="00EC28F7">
        <w:rPr>
          <w:lang w:val="sk-SK"/>
        </w:rPr>
        <w:t>-</w:t>
      </w:r>
      <w:proofErr w:type="spellStart"/>
      <w:r w:rsidRPr="00EC28F7">
        <w:rPr>
          <w:lang w:val="sk-SK"/>
        </w:rPr>
        <w:t>usadzovač</w:t>
      </w:r>
      <w:proofErr w:type="spellEnd"/>
      <w:r w:rsidRPr="00EC28F7">
        <w:rPr>
          <w:lang w:val="sk-SK"/>
        </w:rPr>
        <w:t xml:space="preserve"> alebo v extrakčnej kolóne. </w:t>
      </w:r>
      <w:del w:id="78" w:author="Pavol Steltenpohl" w:date="2025-04-24T13:36:00Z" w16du:dateUtc="2025-04-24T11:36:00Z">
        <w:r w:rsidRPr="00EC28F7" w:rsidDel="007C71B2">
          <w:rPr>
            <w:lang w:val="sk-SK"/>
          </w:rPr>
          <w:delText xml:space="preserve"> </w:delText>
        </w:r>
      </w:del>
      <w:r w:rsidRPr="00EC28F7">
        <w:rPr>
          <w:lang w:val="sk-SK"/>
        </w:rPr>
        <w:t xml:space="preserve">Výhodou </w:t>
      </w:r>
      <w:ins w:id="79" w:author="Pavol Steltenpohl" w:date="2025-04-24T13:36:00Z" w16du:dateUtc="2025-04-24T11:36:00Z">
        <w:r w:rsidR="007C71B2">
          <w:rPr>
            <w:lang w:val="sk-SK"/>
          </w:rPr>
          <w:t>tohto postupu oproti jednostupňovej extrakc</w:t>
        </w:r>
      </w:ins>
      <w:ins w:id="80" w:author="Pavol Steltenpohl" w:date="2025-04-24T13:37:00Z" w16du:dateUtc="2025-04-24T11:37:00Z">
        <w:r w:rsidR="007C71B2">
          <w:rPr>
            <w:lang w:val="sk-SK"/>
          </w:rPr>
          <w:t xml:space="preserve">ii a tiež viacstupňovej extrakcii s postupným pridávaním </w:t>
        </w:r>
        <w:proofErr w:type="spellStart"/>
        <w:r w:rsidR="007C71B2">
          <w:rPr>
            <w:lang w:val="sk-SK"/>
          </w:rPr>
          <w:t>extrahovadla</w:t>
        </w:r>
        <w:proofErr w:type="spellEnd"/>
        <w:r w:rsidR="007C71B2">
          <w:rPr>
            <w:lang w:val="sk-SK"/>
          </w:rPr>
          <w:t xml:space="preserve"> </w:t>
        </w:r>
      </w:ins>
      <w:r w:rsidRPr="00EC28F7">
        <w:rPr>
          <w:lang w:val="sk-SK"/>
        </w:rPr>
        <w:t>je</w:t>
      </w:r>
      <w:ins w:id="81" w:author="Pavol Steltenpohl" w:date="2025-04-24T13:37:00Z" w16du:dateUtc="2025-04-24T11:37:00Z">
        <w:r w:rsidR="007C71B2">
          <w:rPr>
            <w:lang w:val="sk-SK"/>
          </w:rPr>
          <w:t xml:space="preserve"> </w:t>
        </w:r>
      </w:ins>
      <w:del w:id="82" w:author="Pavol Steltenpohl" w:date="2025-04-24T13:37:00Z" w16du:dateUtc="2025-04-24T11:37:00Z">
        <w:r w:rsidRPr="00EC28F7" w:rsidDel="007C71B2">
          <w:rPr>
            <w:lang w:val="sk-SK"/>
          </w:rPr>
          <w:delText>, že pri rovnakých vstupných podmienkach, ako počet kontaktov a množstva a zloženia prúdov,</w:delText>
        </w:r>
      </w:del>
      <w:ins w:id="83" w:author="Pavol Steltenpohl" w:date="2025-04-24T13:37:00Z" w16du:dateUtc="2025-04-24T11:37:00Z">
        <w:r w:rsidR="007C71B2">
          <w:rPr>
            <w:lang w:val="sk-SK"/>
          </w:rPr>
          <w:t>vyšší</w:t>
        </w:r>
      </w:ins>
      <w:r w:rsidRPr="00EC28F7">
        <w:rPr>
          <w:lang w:val="sk-SK"/>
        </w:rPr>
        <w:t xml:space="preserve"> výťažok extrahovanej látky</w:t>
      </w:r>
      <w:del w:id="84" w:author="Pavol Steltenpohl" w:date="2025-04-24T13:37:00Z" w16du:dateUtc="2025-04-24T11:37:00Z">
        <w:r w:rsidRPr="00EC28F7" w:rsidDel="007C71B2">
          <w:rPr>
            <w:lang w:val="sk-SK"/>
          </w:rPr>
          <w:delText xml:space="preserve"> bude vyšší</w:delText>
        </w:r>
      </w:del>
      <w:r w:rsidRPr="00EC28F7">
        <w:rPr>
          <w:lang w:val="sk-SK"/>
        </w:rPr>
        <w:t xml:space="preserve">. Pri použití čistého extrakčného </w:t>
      </w:r>
      <w:del w:id="85" w:author="Pavol Steltenpohl" w:date="2025-04-24T13:38:00Z" w16du:dateUtc="2025-04-24T11:38:00Z">
        <w:r w:rsidRPr="00EC28F7" w:rsidDel="007C71B2">
          <w:rPr>
            <w:lang w:val="sk-SK"/>
          </w:rPr>
          <w:delText xml:space="preserve">činidla </w:delText>
        </w:r>
      </w:del>
      <w:ins w:id="86" w:author="Pavol Steltenpohl" w:date="2025-04-24T13:38:00Z" w16du:dateUtc="2025-04-24T11:38:00Z">
        <w:r w:rsidR="007C71B2">
          <w:rPr>
            <w:lang w:val="sk-SK"/>
          </w:rPr>
          <w:t>rozpúšťa</w:t>
        </w:r>
        <w:r w:rsidR="007C71B2" w:rsidRPr="00EC28F7">
          <w:rPr>
            <w:lang w:val="sk-SK"/>
          </w:rPr>
          <w:t xml:space="preserve">dla </w:t>
        </w:r>
      </w:ins>
      <w:r w:rsidRPr="00EC28F7">
        <w:rPr>
          <w:lang w:val="sk-SK"/>
        </w:rPr>
        <w:t xml:space="preserve">a dostatočného počtu extrakčných stupňov vieme </w:t>
      </w:r>
      <w:del w:id="87" w:author="Pavol Steltenpohl" w:date="2025-04-24T13:38:00Z" w16du:dateUtc="2025-04-24T11:38:00Z">
        <w:r w:rsidRPr="00EC28F7" w:rsidDel="007C71B2">
          <w:rPr>
            <w:lang w:val="sk-SK"/>
          </w:rPr>
          <w:delText xml:space="preserve">dostať </w:delText>
        </w:r>
      </w:del>
      <w:ins w:id="88" w:author="Pavol Steltenpohl" w:date="2025-04-24T13:38:00Z" w16du:dateUtc="2025-04-24T11:38:00Z">
        <w:r w:rsidR="007C71B2" w:rsidRPr="00EC28F7">
          <w:rPr>
            <w:lang w:val="sk-SK"/>
          </w:rPr>
          <w:t>dos</w:t>
        </w:r>
        <w:r w:rsidR="007C71B2">
          <w:rPr>
            <w:lang w:val="sk-SK"/>
          </w:rPr>
          <w:t>iahnu</w:t>
        </w:r>
        <w:r w:rsidR="007C71B2" w:rsidRPr="00EC28F7">
          <w:rPr>
            <w:lang w:val="sk-SK"/>
          </w:rPr>
          <w:t>ť</w:t>
        </w:r>
        <w:r w:rsidR="007C71B2">
          <w:rPr>
            <w:lang w:val="sk-SK"/>
          </w:rPr>
          <w:t xml:space="preserve"> v</w:t>
        </w:r>
        <w:r w:rsidR="007C71B2" w:rsidRPr="00EC28F7">
          <w:rPr>
            <w:lang w:val="sk-SK"/>
          </w:rPr>
          <w:t xml:space="preserve"> </w:t>
        </w:r>
        <w:proofErr w:type="spellStart"/>
        <w:r w:rsidR="007C71B2" w:rsidRPr="00EC28F7">
          <w:rPr>
            <w:lang w:val="sk-SK"/>
          </w:rPr>
          <w:t>rafinát</w:t>
        </w:r>
        <w:r w:rsidR="007C71B2">
          <w:rPr>
            <w:lang w:val="sk-SK"/>
          </w:rPr>
          <w:t>e</w:t>
        </w:r>
        <w:proofErr w:type="spellEnd"/>
        <w:r w:rsidR="007C71B2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takmer úplne čist</w:t>
      </w:r>
      <w:ins w:id="89" w:author="Pavol Steltenpohl" w:date="2025-04-24T13:38:00Z" w16du:dateUtc="2025-04-24T11:38:00Z">
        <w:r w:rsidR="007C71B2">
          <w:rPr>
            <w:lang w:val="sk-SK"/>
          </w:rPr>
          <w:t>é pôvodné rozpúšťadlo</w:t>
        </w:r>
      </w:ins>
      <w:del w:id="90" w:author="Pavol Steltenpohl" w:date="2025-04-24T13:38:00Z" w16du:dateUtc="2025-04-24T11:38:00Z">
        <w:r w:rsidRPr="00EC28F7" w:rsidDel="007C71B2">
          <w:rPr>
            <w:lang w:val="sk-SK"/>
          </w:rPr>
          <w:delText>ý rafinát</w:delText>
        </w:r>
      </w:del>
      <w:r w:rsidRPr="00EC28F7">
        <w:rPr>
          <w:lang w:val="sk-SK"/>
        </w:rPr>
        <w:t>.</w:t>
      </w:r>
    </w:p>
    <w:p w14:paraId="1E2FD46D" w14:textId="0A8E5FFF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Kvalitu oddelenia extrahovanej zložky od pôvodného rozpúšťadla, okrem spôsobu prevádzkovania, ovplyvňujú ďalšie </w:t>
      </w:r>
      <w:del w:id="91" w:author="Pavol Steltenpohl" w:date="2025-04-24T13:39:00Z" w16du:dateUtc="2025-04-24T11:39:00Z">
        <w:r w:rsidRPr="00EC28F7" w:rsidDel="007C71B2">
          <w:rPr>
            <w:lang w:val="sk-SK"/>
          </w:rPr>
          <w:delText>faktory</w:delText>
        </w:r>
      </w:del>
      <w:ins w:id="92" w:author="Pavol Steltenpohl" w:date="2025-04-24T13:39:00Z" w16du:dateUtc="2025-04-24T11:39:00Z">
        <w:r w:rsidR="007C71B2">
          <w:rPr>
            <w:lang w:val="sk-SK"/>
          </w:rPr>
          <w:t>podmienk</w:t>
        </w:r>
        <w:r w:rsidR="007C71B2" w:rsidRPr="00EC28F7">
          <w:rPr>
            <w:lang w:val="sk-SK"/>
          </w:rPr>
          <w:t>y</w:t>
        </w:r>
      </w:ins>
      <w:r w:rsidRPr="00EC28F7">
        <w:rPr>
          <w:lang w:val="sk-SK"/>
        </w:rPr>
        <w:t xml:space="preserve">: teplota a tlak v zariadení, zloženie vstupných prúdov </w:t>
      </w:r>
      <w:ins w:id="93" w:author="Pavol Steltenpohl" w:date="2025-04-24T13:40:00Z" w16du:dateUtc="2025-04-24T11:40:00Z">
        <w:r w:rsidR="006D6B46">
          <w:rPr>
            <w:lang w:val="sk-SK"/>
          </w:rPr>
          <w:t xml:space="preserve">a </w:t>
        </w:r>
      </w:ins>
      <w:r w:rsidRPr="00EC28F7">
        <w:rPr>
          <w:lang w:val="sk-SK"/>
        </w:rPr>
        <w:t xml:space="preserve">aj vlastnosti extrakčného </w:t>
      </w:r>
      <w:del w:id="94" w:author="Pavol Steltenpohl" w:date="2025-04-24T13:41:00Z" w16du:dateUtc="2025-04-24T11:41:00Z">
        <w:r w:rsidRPr="00EC28F7" w:rsidDel="006D6B46">
          <w:rPr>
            <w:lang w:val="sk-SK"/>
          </w:rPr>
          <w:delText>činidla</w:delText>
        </w:r>
      </w:del>
      <w:ins w:id="95" w:author="Pavol Steltenpohl" w:date="2025-04-24T13:41:00Z" w16du:dateUtc="2025-04-24T11:41:00Z">
        <w:r w:rsidR="006D6B46">
          <w:rPr>
            <w:lang w:val="sk-SK"/>
          </w:rPr>
          <w:t>rozpúšťa</w:t>
        </w:r>
        <w:r w:rsidR="006D6B46" w:rsidRPr="00EC28F7">
          <w:rPr>
            <w:lang w:val="sk-SK"/>
          </w:rPr>
          <w:t>dla</w:t>
        </w:r>
      </w:ins>
      <w:r w:rsidRPr="00EC28F7">
        <w:rPr>
          <w:lang w:val="sk-SK"/>
        </w:rPr>
        <w:t>. [3,13]</w:t>
      </w:r>
    </w:p>
    <w:p w14:paraId="2BF5213B" w14:textId="77777777" w:rsidR="00C90C1A" w:rsidRPr="00EC28F7" w:rsidRDefault="001D24D9" w:rsidP="001D24D9">
      <w:pPr>
        <w:pStyle w:val="Nadpis3"/>
        <w:rPr>
          <w:lang w:val="sk-SK"/>
        </w:rPr>
      </w:pPr>
      <w:bookmarkStart w:id="96" w:name="_Toc196226130"/>
      <w:r w:rsidRPr="00EC28F7">
        <w:rPr>
          <w:lang w:val="sk-SK"/>
        </w:rPr>
        <w:lastRenderedPageBreak/>
        <w:t xml:space="preserve">Kritéria výberu vhodného </w:t>
      </w:r>
      <w:proofErr w:type="spellStart"/>
      <w:r w:rsidRPr="00EC28F7">
        <w:rPr>
          <w:lang w:val="sk-SK"/>
        </w:rPr>
        <w:t>extrahovadla</w:t>
      </w:r>
      <w:bookmarkEnd w:id="96"/>
      <w:proofErr w:type="spellEnd"/>
    </w:p>
    <w:p w14:paraId="7608A0C8" w14:textId="5FDCC09A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Jeden z dôležitých krokov </w:t>
      </w:r>
      <w:ins w:id="97" w:author="Pavol Steltenpohl" w:date="2025-04-24T13:41:00Z" w16du:dateUtc="2025-04-24T11:41:00Z">
        <w:r w:rsidR="006D6B46" w:rsidRPr="00EC28F7">
          <w:rPr>
            <w:lang w:val="sk-SK"/>
          </w:rPr>
          <w:t xml:space="preserve">pri extrakcii </w:t>
        </w:r>
      </w:ins>
      <w:r w:rsidRPr="00EC28F7">
        <w:rPr>
          <w:lang w:val="sk-SK"/>
        </w:rPr>
        <w:t>je výber správneho rozpúšťadla</w:t>
      </w:r>
      <w:del w:id="98" w:author="Pavol Steltenpohl" w:date="2025-04-24T13:41:00Z" w16du:dateUtc="2025-04-24T11:41:00Z">
        <w:r w:rsidRPr="00EC28F7" w:rsidDel="006D6B46">
          <w:rPr>
            <w:lang w:val="sk-SK"/>
          </w:rPr>
          <w:delText xml:space="preserve"> pri extrakcii</w:delText>
        </w:r>
      </w:del>
      <w:r w:rsidRPr="00EC28F7">
        <w:rPr>
          <w:lang w:val="sk-SK"/>
        </w:rPr>
        <w:t xml:space="preserve">. </w:t>
      </w:r>
      <w:del w:id="99" w:author="Pavol Steltenpohl" w:date="2025-04-24T13:41:00Z" w16du:dateUtc="2025-04-24T11:41:00Z">
        <w:r w:rsidRPr="00EC28F7" w:rsidDel="006D6B46">
          <w:rPr>
            <w:lang w:val="sk-SK"/>
          </w:rPr>
          <w:delText>Pri existovanii viacerych variantov</w:delText>
        </w:r>
      </w:del>
      <w:ins w:id="100" w:author="Pavol Steltenpohl" w:date="2025-04-24T13:41:00Z" w16du:dateUtc="2025-04-24T11:41:00Z">
        <w:r w:rsidR="006D6B46">
          <w:rPr>
            <w:lang w:val="sk-SK"/>
          </w:rPr>
          <w:t>Ak je na výber viacero ex</w:t>
        </w:r>
      </w:ins>
      <w:ins w:id="101" w:author="Pavol Steltenpohl" w:date="2025-04-24T13:42:00Z" w16du:dateUtc="2025-04-24T11:42:00Z">
        <w:r w:rsidR="006D6B46">
          <w:rPr>
            <w:lang w:val="sk-SK"/>
          </w:rPr>
          <w:t>trakčných rozpúšťadiel</w:t>
        </w:r>
      </w:ins>
      <w:r w:rsidRPr="00EC28F7">
        <w:rPr>
          <w:lang w:val="sk-SK"/>
        </w:rPr>
        <w:t>, vol</w:t>
      </w:r>
      <w:del w:id="102" w:author="Pavol Steltenpohl" w:date="2025-04-24T13:42:00Z" w16du:dateUtc="2025-04-24T11:42:00Z">
        <w:r w:rsidRPr="00EC28F7" w:rsidDel="006D6B46">
          <w:rPr>
            <w:lang w:val="sk-SK"/>
          </w:rPr>
          <w:delText>i</w:delText>
        </w:r>
      </w:del>
      <w:ins w:id="103" w:author="Pavol Steltenpohl" w:date="2025-04-24T13:42:00Z" w16du:dateUtc="2025-04-24T11:42:00Z">
        <w:r w:rsidR="006D6B46">
          <w:rPr>
            <w:lang w:val="sk-SK"/>
          </w:rPr>
          <w:t>í</w:t>
        </w:r>
      </w:ins>
      <w:r w:rsidRPr="00EC28F7">
        <w:rPr>
          <w:lang w:val="sk-SK"/>
        </w:rPr>
        <w:t xml:space="preserve">me </w:t>
      </w:r>
      <w:proofErr w:type="spellStart"/>
      <w:r w:rsidRPr="00EC28F7">
        <w:rPr>
          <w:lang w:val="sk-SK"/>
        </w:rPr>
        <w:t>extr</w:t>
      </w:r>
      <w:ins w:id="104" w:author="Pavol Steltenpohl" w:date="2025-04-24T13:42:00Z" w16du:dateUtc="2025-04-24T11:42:00Z">
        <w:r w:rsidR="006D6B46">
          <w:rPr>
            <w:lang w:val="sk-SK"/>
          </w:rPr>
          <w:t>a</w:t>
        </w:r>
      </w:ins>
      <w:del w:id="105" w:author="Pavol Steltenpohl" w:date="2025-04-24T13:42:00Z" w16du:dateUtc="2025-04-24T11:42:00Z">
        <w:r w:rsidRPr="00EC28F7" w:rsidDel="006D6B46">
          <w:rPr>
            <w:lang w:val="sk-SK"/>
          </w:rPr>
          <w:delText>o</w:delText>
        </w:r>
      </w:del>
      <w:r w:rsidRPr="00EC28F7">
        <w:rPr>
          <w:lang w:val="sk-SK"/>
        </w:rPr>
        <w:t>hovadlo</w:t>
      </w:r>
      <w:proofErr w:type="spellEnd"/>
      <w:r w:rsidRPr="00EC28F7">
        <w:rPr>
          <w:lang w:val="sk-SK"/>
        </w:rPr>
        <w:t xml:space="preserve"> s najlep</w:t>
      </w:r>
      <w:del w:id="106" w:author="Pavol Steltenpohl" w:date="2025-04-24T13:42:00Z" w16du:dateUtc="2025-04-24T11:42:00Z">
        <w:r w:rsidRPr="00EC28F7" w:rsidDel="006D6B46">
          <w:rPr>
            <w:lang w:val="sk-SK"/>
          </w:rPr>
          <w:delText>si</w:delText>
        </w:r>
      </w:del>
      <w:ins w:id="107" w:author="Pavol Steltenpohl" w:date="2025-04-24T13:42:00Z" w16du:dateUtc="2025-04-24T11:42:00Z">
        <w:r w:rsidR="006D6B46">
          <w:rPr>
            <w:lang w:val="sk-SK"/>
          </w:rPr>
          <w:t>ší</w:t>
        </w:r>
      </w:ins>
      <w:r w:rsidRPr="00EC28F7">
        <w:rPr>
          <w:lang w:val="sk-SK"/>
        </w:rPr>
        <w:t>mi char</w:t>
      </w:r>
      <w:ins w:id="108" w:author="Pavol Steltenpohl" w:date="2025-04-24T13:42:00Z" w16du:dateUtc="2025-04-24T11:42:00Z">
        <w:r w:rsidR="006D6B46">
          <w:rPr>
            <w:lang w:val="sk-SK"/>
          </w:rPr>
          <w:t>a</w:t>
        </w:r>
      </w:ins>
      <w:del w:id="109" w:author="Pavol Steltenpohl" w:date="2025-04-24T13:42:00Z" w16du:dateUtc="2025-04-24T11:42:00Z">
        <w:r w:rsidRPr="00EC28F7" w:rsidDel="006D6B46">
          <w:rPr>
            <w:lang w:val="sk-SK"/>
          </w:rPr>
          <w:delText>e</w:delText>
        </w:r>
      </w:del>
      <w:r w:rsidRPr="00EC28F7">
        <w:rPr>
          <w:lang w:val="sk-SK"/>
        </w:rPr>
        <w:t xml:space="preserve">kteristikami. Požiadaviek na </w:t>
      </w:r>
      <w:proofErr w:type="spellStart"/>
      <w:r w:rsidRPr="00EC28F7">
        <w:rPr>
          <w:lang w:val="sk-SK"/>
        </w:rPr>
        <w:t>extrahovadlo</w:t>
      </w:r>
      <w:proofErr w:type="spellEnd"/>
      <w:r w:rsidRPr="00EC28F7">
        <w:rPr>
          <w:lang w:val="sk-SK"/>
        </w:rPr>
        <w:t xml:space="preserve"> je viacero, niekedy aj navzájom si odporujúce.</w:t>
      </w:r>
    </w:p>
    <w:p w14:paraId="440D1C61" w14:textId="31AF588D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Najdôležitejšie sú selektivita voči extrahovanej látke, </w:t>
      </w:r>
      <w:proofErr w:type="spellStart"/>
      <w:r w:rsidRPr="00EC28F7">
        <w:rPr>
          <w:lang w:val="sk-SK"/>
        </w:rPr>
        <w:t>nemiešateľnosť</w:t>
      </w:r>
      <w:proofErr w:type="spellEnd"/>
      <w:r w:rsidRPr="00EC28F7">
        <w:rPr>
          <w:lang w:val="sk-SK"/>
        </w:rPr>
        <w:t xml:space="preserve"> s pôvodným rozpúšťadlom a kapacita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. Ďalej pozeráme na </w:t>
      </w:r>
      <w:del w:id="110" w:author="Pavol Steltenpohl" w:date="2025-04-24T13:43:00Z" w16du:dateUtc="2025-04-24T11:43:00Z">
        <w:r w:rsidRPr="00EC28F7" w:rsidDel="006D6B46">
          <w:rPr>
            <w:lang w:val="sk-SK"/>
          </w:rPr>
          <w:delText>tlak pár</w:delText>
        </w:r>
      </w:del>
      <w:ins w:id="111" w:author="Pavol Steltenpohl" w:date="2025-04-24T13:43:00Z" w16du:dateUtc="2025-04-24T11:43:00Z">
        <w:r w:rsidR="006D6B46">
          <w:rPr>
            <w:lang w:val="sk-SK"/>
          </w:rPr>
          <w:t>prchavosť</w:t>
        </w:r>
      </w:ins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, jeho hustotu, viskozitu a povrchové napätie. Samozrejme, že z ekonomického pohľadu je lepšie mať rozpúšťadlo s nízkou cenou, dobrou dostupnosťou, malou </w:t>
      </w:r>
      <w:proofErr w:type="spellStart"/>
      <w:r w:rsidRPr="00EC28F7">
        <w:rPr>
          <w:lang w:val="sk-SK"/>
        </w:rPr>
        <w:t>korozívnosťou</w:t>
      </w:r>
      <w:proofErr w:type="spellEnd"/>
      <w:r w:rsidRPr="00EC28F7">
        <w:rPr>
          <w:lang w:val="sk-SK"/>
        </w:rPr>
        <w:t xml:space="preserve"> a horľavosťou, </w:t>
      </w:r>
      <w:ins w:id="112" w:author="Pavol Steltenpohl" w:date="2025-04-24T13:43:00Z" w16du:dateUtc="2025-04-24T11:43:00Z">
        <w:r w:rsidR="006D6B46">
          <w:rPr>
            <w:lang w:val="sk-SK"/>
          </w:rPr>
          <w:t>a tiež v</w:t>
        </w:r>
      </w:ins>
      <w:ins w:id="113" w:author="Pavol Steltenpohl" w:date="2025-04-24T13:44:00Z" w16du:dateUtc="2025-04-24T11:44:00Z">
        <w:r w:rsidR="006D6B46">
          <w:rPr>
            <w:lang w:val="sk-SK"/>
          </w:rPr>
          <w:t>eľ</w:t>
        </w:r>
      </w:ins>
      <w:ins w:id="114" w:author="Pavol Steltenpohl" w:date="2025-04-24T13:43:00Z" w16du:dateUtc="2025-04-24T11:43:00Z">
        <w:r w:rsidR="006D6B46">
          <w:rPr>
            <w:lang w:val="sk-SK"/>
          </w:rPr>
          <w:t xml:space="preserve">kou </w:t>
        </w:r>
      </w:ins>
      <w:r w:rsidRPr="00EC28F7">
        <w:rPr>
          <w:lang w:val="sk-SK"/>
        </w:rPr>
        <w:t xml:space="preserve">tepelnou a chemickou stabilitou.   </w:t>
      </w:r>
    </w:p>
    <w:p w14:paraId="46069BAA" w14:textId="7AF316E5" w:rsidR="00A92A9D" w:rsidRPr="00EC28F7" w:rsidRDefault="00A92A9D" w:rsidP="00A92A9D">
      <w:pPr>
        <w:rPr>
          <w:lang w:val="sk-SK"/>
        </w:rPr>
      </w:pPr>
      <w:r w:rsidRPr="00EC28F7">
        <w:rPr>
          <w:lang w:val="sk-SK"/>
        </w:rPr>
        <w:t xml:space="preserve">Pri výbere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 musíme dbať v prvom rade na to, aby sa </w:t>
      </w:r>
      <w:proofErr w:type="spellStart"/>
      <w:r w:rsidRPr="00EC28F7">
        <w:rPr>
          <w:lang w:val="sk-SK"/>
        </w:rPr>
        <w:t>extrahovadlo</w:t>
      </w:r>
      <w:proofErr w:type="spellEnd"/>
      <w:r w:rsidRPr="00EC28F7">
        <w:rPr>
          <w:lang w:val="sk-SK"/>
        </w:rPr>
        <w:t xml:space="preserve"> s pôvodným rozpúšťadlom nemiešalo, prípadne aby sa navzájom rozpúšťali iba minimálne. Ak </w:t>
      </w:r>
      <w:proofErr w:type="spellStart"/>
      <w:r w:rsidRPr="00EC28F7">
        <w:rPr>
          <w:lang w:val="sk-SK"/>
        </w:rPr>
        <w:t>extrahovadlo</w:t>
      </w:r>
      <w:proofErr w:type="spellEnd"/>
      <w:r w:rsidRPr="00EC28F7">
        <w:rPr>
          <w:lang w:val="sk-SK"/>
        </w:rPr>
        <w:t xml:space="preserve"> a pôvodné rozpúšťadlo sú do určitej miery rozpustné, sledujem schopnosť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 </w:t>
      </w:r>
      <w:del w:id="115" w:author="Pavol Steltenpohl" w:date="2025-04-24T13:44:00Z" w16du:dateUtc="2025-04-24T11:44:00Z">
        <w:r w:rsidRPr="00EC28F7" w:rsidDel="006D6B46">
          <w:rPr>
            <w:lang w:val="sk-SK"/>
          </w:rPr>
          <w:delText xml:space="preserve">rozpúšťaním </w:delText>
        </w:r>
      </w:del>
      <w:ins w:id="116" w:author="Pavol Steltenpohl" w:date="2025-04-24T13:44:00Z" w16du:dateUtc="2025-04-24T11:44:00Z">
        <w:r w:rsidR="006D6B46" w:rsidRPr="00EC28F7">
          <w:rPr>
            <w:lang w:val="sk-SK"/>
          </w:rPr>
          <w:t>rozpúšťa</w:t>
        </w:r>
        <w:r w:rsidR="006D6B46">
          <w:rPr>
            <w:lang w:val="sk-SK"/>
          </w:rPr>
          <w:t>ť</w:t>
        </w:r>
        <w:r w:rsidR="006D6B46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primárne požadovanej látky. Mierou tejto schopnosti je selektivita vyjadrená cez separačný faktor </w:t>
      </w:r>
      <w:r w:rsidRPr="00EC28F7">
        <w:rPr>
          <w:rFonts w:cs="Times New Roman"/>
          <w:i/>
          <w:lang w:val="sk-SK"/>
        </w:rPr>
        <w:t>β</w:t>
      </w:r>
      <w:r w:rsidRPr="00EC28F7">
        <w:rPr>
          <w:lang w:val="sk-SK"/>
        </w:rPr>
        <w:t xml:space="preserve"> (s</w:t>
      </w:r>
      <w:ins w:id="117" w:author="Pavol Steltenpohl" w:date="2025-04-24T13:44:00Z" w16du:dateUtc="2025-04-24T11:44:00Z">
        <w:r w:rsidR="006D6B46">
          <w:rPr>
            <w:lang w:val="sk-SK"/>
          </w:rPr>
          <w:t>ú</w:t>
        </w:r>
      </w:ins>
      <w:del w:id="118" w:author="Pavol Steltenpohl" w:date="2025-04-24T13:44:00Z" w16du:dateUtc="2025-04-24T11:44:00Z">
        <w:r w:rsidRPr="00EC28F7" w:rsidDel="006D6B46">
          <w:rPr>
            <w:lang w:val="sk-SK"/>
          </w:rPr>
          <w:delText>ou</w:delText>
        </w:r>
      </w:del>
      <w:r w:rsidRPr="00EC28F7">
        <w:rPr>
          <w:lang w:val="sk-SK"/>
        </w:rPr>
        <w:t>činiteľ selektivity):</w:t>
      </w:r>
    </w:p>
    <w:p w14:paraId="068EAE37" w14:textId="77777777" w:rsidR="00146FE0" w:rsidRPr="00EC28F7" w:rsidRDefault="0099172A" w:rsidP="0099172A">
      <w:pPr>
        <w:pStyle w:val="rovnica0"/>
      </w:pPr>
      <m:oMath>
        <m:r>
          <m:t>β=</m:t>
        </m:r>
        <m:f>
          <m:fPr>
            <m:ctrlPr/>
          </m:fPr>
          <m:num>
            <m:sSub>
              <m:sSubPr>
                <m:ctrlPr/>
              </m:sSubPr>
              <m:e>
                <m:r>
                  <m:t>k</m:t>
                </m:r>
              </m:e>
              <m:sub>
                <m:r>
                  <m:t>B</m:t>
                </m:r>
              </m:sub>
            </m:sSub>
          </m:num>
          <m:den>
            <m:sSub>
              <m:sSubPr>
                <m:ctrlPr/>
              </m:sSubPr>
              <m:e>
                <m:r>
                  <m:t>k</m:t>
                </m:r>
              </m:e>
              <m:sub>
                <m:r>
                  <m:t>A</m:t>
                </m:r>
              </m:sub>
            </m:sSub>
          </m:den>
        </m:f>
      </m:oMath>
      <w:r w:rsidR="00146FE0" w:rsidRPr="00EC28F7">
        <w:tab/>
      </w:r>
      <w:r w:rsidR="00146FE0" w:rsidRPr="00EC28F7">
        <w:rPr>
          <w:i w:val="0"/>
        </w:rPr>
        <w:t>(</w:t>
      </w:r>
      <w:r w:rsidR="00146FE0" w:rsidRPr="00EC28F7">
        <w:rPr>
          <w:i w:val="0"/>
        </w:rPr>
        <w:fldChar w:fldCharType="begin"/>
      </w:r>
      <w:r w:rsidR="00146FE0" w:rsidRPr="00EC28F7">
        <w:rPr>
          <w:i w:val="0"/>
        </w:rPr>
        <w:instrText xml:space="preserve"> SEQ Rovnica \* ARABIC </w:instrText>
      </w:r>
      <w:r w:rsidR="00146FE0" w:rsidRPr="00EC28F7">
        <w:rPr>
          <w:i w:val="0"/>
        </w:rPr>
        <w:fldChar w:fldCharType="separate"/>
      </w:r>
      <w:r w:rsidR="00146FE0" w:rsidRPr="00EC28F7">
        <w:rPr>
          <w:i w:val="0"/>
          <w:noProof/>
        </w:rPr>
        <w:t>1</w:t>
      </w:r>
      <w:r w:rsidR="00146FE0" w:rsidRPr="00EC28F7">
        <w:rPr>
          <w:i w:val="0"/>
        </w:rPr>
        <w:fldChar w:fldCharType="end"/>
      </w:r>
      <w:r w:rsidR="00146FE0" w:rsidRPr="00EC28F7">
        <w:rPr>
          <w:i w:val="0"/>
        </w:rPr>
        <w:t>)</w:t>
      </w:r>
    </w:p>
    <w:p w14:paraId="2ABE2536" w14:textId="77777777" w:rsidR="00146FE0" w:rsidRPr="00EC28F7" w:rsidRDefault="00000000" w:rsidP="0099172A">
      <w:pPr>
        <w:pStyle w:val="rovnica0"/>
      </w:pPr>
      <m:oMath>
        <m:sSub>
          <m:sSubPr>
            <m:ctrlPr/>
          </m:sSubPr>
          <m:e>
            <m:r>
              <m:t>k</m:t>
            </m:r>
          </m:e>
          <m:sub>
            <m:r>
              <m:t>i</m:t>
            </m:r>
          </m:sub>
        </m:sSub>
        <m:r>
          <m:t>=</m:t>
        </m:r>
        <m:f>
          <m:fPr>
            <m:ctrlPr/>
          </m:fPr>
          <m:num>
            <m:sSub>
              <m:sSubPr>
                <m:ctrlPr/>
              </m:sSubPr>
              <m:e>
                <m:r>
                  <m:t>x</m:t>
                </m:r>
              </m:e>
              <m:sub>
                <m:r>
                  <m:t>Ei</m:t>
                </m:r>
              </m:sub>
            </m:sSub>
          </m:num>
          <m:den>
            <m:sSub>
              <m:sSubPr>
                <m:ctrlPr/>
              </m:sSubPr>
              <m:e>
                <m:r>
                  <m:t>x</m:t>
                </m:r>
              </m:e>
              <m:sub>
                <m:r>
                  <m:t>Ri</m:t>
                </m:r>
              </m:sub>
            </m:sSub>
          </m:den>
        </m:f>
      </m:oMath>
      <w:r w:rsidR="00146FE0" w:rsidRPr="00EC28F7">
        <w:tab/>
      </w:r>
      <w:r w:rsidR="00146FE0" w:rsidRPr="00EC28F7">
        <w:rPr>
          <w:i w:val="0"/>
        </w:rPr>
        <w:t>(</w:t>
      </w:r>
      <w:r w:rsidR="00111900" w:rsidRPr="00EC28F7">
        <w:rPr>
          <w:i w:val="0"/>
        </w:rPr>
        <w:t>2</w:t>
      </w:r>
      <w:r w:rsidR="00146FE0" w:rsidRPr="00EC28F7">
        <w:rPr>
          <w:i w:val="0"/>
        </w:rPr>
        <w:t>)</w:t>
      </w:r>
    </w:p>
    <w:p w14:paraId="5BA6490E" w14:textId="17BE0E25" w:rsidR="00A92A9D" w:rsidRPr="00EC28F7" w:rsidRDefault="00A92A9D" w:rsidP="00A92A9D">
      <w:pPr>
        <w:rPr>
          <w:rFonts w:eastAsiaTheme="minorEastAsia"/>
          <w:lang w:val="sk-SK"/>
        </w:rPr>
      </w:pPr>
      <w:r w:rsidRPr="00EC28F7">
        <w:rPr>
          <w:rFonts w:eastAsiaTheme="minorEastAsia"/>
          <w:lang w:val="sk-SK"/>
        </w:rPr>
        <w:t xml:space="preserve">kde </w:t>
      </w:r>
      <w:proofErr w:type="spellStart"/>
      <w:r w:rsidRPr="00EC28F7">
        <w:rPr>
          <w:i/>
          <w:iCs/>
          <w:color w:val="000000"/>
          <w:szCs w:val="20"/>
          <w:lang w:val="sk-SK"/>
        </w:rPr>
        <w:t>k</w:t>
      </w:r>
      <w:r w:rsidRPr="00EC28F7">
        <w:rPr>
          <w:i/>
          <w:iCs/>
          <w:color w:val="000000"/>
          <w:szCs w:val="20"/>
          <w:vertAlign w:val="subscript"/>
          <w:lang w:val="sk-SK"/>
        </w:rPr>
        <w:t>i</w:t>
      </w:r>
      <w:proofErr w:type="spellEnd"/>
      <w:r w:rsidRPr="00EC28F7">
        <w:rPr>
          <w:rFonts w:eastAsiaTheme="minorEastAsia"/>
          <w:lang w:val="sk-SK"/>
        </w:rPr>
        <w:t xml:space="preserve"> je rozde</w:t>
      </w:r>
      <w:del w:id="119" w:author="Pavol Steltenpohl" w:date="2025-04-24T13:44:00Z" w16du:dateUtc="2025-04-24T11:44:00Z">
        <w:r w:rsidRPr="00EC28F7" w:rsidDel="006D6B46">
          <w:rPr>
            <w:rFonts w:eastAsiaTheme="minorEastAsia"/>
            <w:lang w:val="sk-SK"/>
          </w:rPr>
          <w:delText>l</w:delText>
        </w:r>
      </w:del>
      <w:ins w:id="120" w:author="Pavol Steltenpohl" w:date="2025-04-24T13:44:00Z" w16du:dateUtc="2025-04-24T11:44:00Z">
        <w:r w:rsidR="006D6B46">
          <w:rPr>
            <w:rFonts w:eastAsiaTheme="minorEastAsia"/>
            <w:lang w:val="sk-SK"/>
          </w:rPr>
          <w:t>ľ</w:t>
        </w:r>
      </w:ins>
      <w:r w:rsidRPr="00EC28F7">
        <w:rPr>
          <w:rFonts w:eastAsiaTheme="minorEastAsia"/>
          <w:lang w:val="sk-SK"/>
        </w:rPr>
        <w:t xml:space="preserve">ovací koeficient extrahovanej zložky, </w:t>
      </w:r>
      <w:proofErr w:type="spellStart"/>
      <w:r w:rsidRPr="00EC28F7">
        <w:rPr>
          <w:i/>
          <w:iCs/>
          <w:color w:val="000000"/>
          <w:szCs w:val="20"/>
          <w:lang w:val="sk-SK"/>
        </w:rPr>
        <w:t>x</w:t>
      </w:r>
      <w:r w:rsidRPr="00EC28F7">
        <w:rPr>
          <w:i/>
          <w:iCs/>
          <w:color w:val="000000"/>
          <w:szCs w:val="20"/>
          <w:vertAlign w:val="subscript"/>
          <w:lang w:val="sk-SK"/>
        </w:rPr>
        <w:t>Ei</w:t>
      </w:r>
      <w:proofErr w:type="spellEnd"/>
      <w:r w:rsidRPr="00EC28F7">
        <w:rPr>
          <w:rFonts w:eastAsiaTheme="minorEastAsia"/>
          <w:lang w:val="sk-SK"/>
        </w:rPr>
        <w:t xml:space="preserve"> molový zlomok zložky </w:t>
      </w:r>
      <w:r w:rsidRPr="006D6B46">
        <w:rPr>
          <w:rFonts w:eastAsiaTheme="minorEastAsia"/>
          <w:i/>
          <w:iCs/>
          <w:lang w:val="sk-SK"/>
          <w:rPrChange w:id="121" w:author="Pavol Steltenpohl" w:date="2025-04-24T13:45:00Z" w16du:dateUtc="2025-04-24T11:45:00Z">
            <w:rPr>
              <w:rFonts w:eastAsiaTheme="minorEastAsia"/>
              <w:lang w:val="sk-SK"/>
            </w:rPr>
          </w:rPrChange>
        </w:rPr>
        <w:t>i</w:t>
      </w:r>
      <w:r w:rsidRPr="00EC28F7">
        <w:rPr>
          <w:rFonts w:eastAsiaTheme="minorEastAsia"/>
          <w:lang w:val="sk-SK"/>
        </w:rPr>
        <w:t xml:space="preserve"> v extrakte, </w:t>
      </w:r>
      <w:proofErr w:type="spellStart"/>
      <w:r w:rsidRPr="00EC28F7">
        <w:rPr>
          <w:i/>
          <w:iCs/>
          <w:color w:val="000000"/>
          <w:szCs w:val="20"/>
          <w:lang w:val="sk-SK"/>
        </w:rPr>
        <w:t>x</w:t>
      </w:r>
      <w:r w:rsidRPr="00EC28F7">
        <w:rPr>
          <w:i/>
          <w:iCs/>
          <w:color w:val="000000"/>
          <w:szCs w:val="20"/>
          <w:vertAlign w:val="subscript"/>
          <w:lang w:val="sk-SK"/>
        </w:rPr>
        <w:t>Ri</w:t>
      </w:r>
      <w:proofErr w:type="spellEnd"/>
      <w:r w:rsidRPr="00EC28F7">
        <w:rPr>
          <w:rFonts w:eastAsiaTheme="minorEastAsia"/>
          <w:lang w:val="sk-SK"/>
        </w:rPr>
        <w:t xml:space="preserve"> molový zlomok zložky </w:t>
      </w:r>
      <w:r w:rsidRPr="006D6B46">
        <w:rPr>
          <w:rFonts w:eastAsiaTheme="minorEastAsia"/>
          <w:i/>
          <w:iCs/>
          <w:lang w:val="sk-SK"/>
          <w:rPrChange w:id="122" w:author="Pavol Steltenpohl" w:date="2025-04-24T13:45:00Z" w16du:dateUtc="2025-04-24T11:45:00Z">
            <w:rPr>
              <w:rFonts w:eastAsiaTheme="minorEastAsia"/>
              <w:lang w:val="sk-SK"/>
            </w:rPr>
          </w:rPrChange>
        </w:rPr>
        <w:t>i</w:t>
      </w:r>
      <w:r w:rsidRPr="00EC28F7">
        <w:rPr>
          <w:rFonts w:eastAsiaTheme="minorEastAsia"/>
          <w:lang w:val="sk-SK"/>
        </w:rPr>
        <w:t xml:space="preserve"> v </w:t>
      </w:r>
      <w:proofErr w:type="spellStart"/>
      <w:r w:rsidRPr="00EC28F7">
        <w:rPr>
          <w:rFonts w:eastAsiaTheme="minorEastAsia"/>
          <w:lang w:val="sk-SK"/>
        </w:rPr>
        <w:t>rafinate</w:t>
      </w:r>
      <w:proofErr w:type="spellEnd"/>
      <w:r w:rsidRPr="00EC28F7">
        <w:rPr>
          <w:rFonts w:eastAsiaTheme="minorEastAsia"/>
          <w:lang w:val="sk-SK"/>
        </w:rPr>
        <w:t xml:space="preserve">. Z toho vyplýva, že selektivita rastie s nárastom hodnoty </w:t>
      </w:r>
      <w:r w:rsidRPr="006D6B46">
        <w:rPr>
          <w:rFonts w:eastAsiaTheme="minorEastAsia"/>
          <w:i/>
          <w:iCs/>
          <w:lang w:val="sk-SK"/>
          <w:rPrChange w:id="123" w:author="Pavol Steltenpohl" w:date="2025-04-24T13:45:00Z" w16du:dateUtc="2025-04-24T11:45:00Z">
            <w:rPr>
              <w:rFonts w:eastAsiaTheme="minorEastAsia"/>
              <w:lang w:val="sk-SK"/>
            </w:rPr>
          </w:rPrChange>
        </w:rPr>
        <w:t>β</w:t>
      </w:r>
      <w:r w:rsidRPr="00EC28F7">
        <w:rPr>
          <w:rFonts w:eastAsiaTheme="minorEastAsia"/>
          <w:lang w:val="sk-SK"/>
        </w:rPr>
        <w:t>.</w:t>
      </w:r>
    </w:p>
    <w:p w14:paraId="154D8005" w14:textId="50497C41" w:rsidR="00BA2422" w:rsidRPr="00EC28F7" w:rsidRDefault="00A92A9D" w:rsidP="00A92A9D">
      <w:pPr>
        <w:rPr>
          <w:lang w:val="sk-SK"/>
        </w:rPr>
      </w:pPr>
      <w:r w:rsidRPr="00EC28F7">
        <w:rPr>
          <w:rFonts w:eastAsiaTheme="minorEastAsia"/>
          <w:lang w:val="sk-SK"/>
        </w:rPr>
        <w:t xml:space="preserve">Ďalšia požadovaná vlastnosť, ktorú </w:t>
      </w:r>
      <w:del w:id="124" w:author="Pavol Steltenpohl" w:date="2025-04-24T13:45:00Z" w16du:dateUtc="2025-04-24T11:45:00Z">
        <w:r w:rsidRPr="00EC28F7" w:rsidDel="006D6B46">
          <w:rPr>
            <w:rFonts w:eastAsiaTheme="minorEastAsia"/>
            <w:lang w:val="sk-SK"/>
          </w:rPr>
          <w:delText xml:space="preserve">musí </w:delText>
        </w:r>
      </w:del>
      <w:ins w:id="125" w:author="Pavol Steltenpohl" w:date="2025-04-24T13:45:00Z" w16du:dateUtc="2025-04-24T11:45:00Z">
        <w:r w:rsidR="006D6B46">
          <w:rPr>
            <w:rFonts w:eastAsiaTheme="minorEastAsia"/>
            <w:lang w:val="sk-SK"/>
          </w:rPr>
          <w:t>pri</w:t>
        </w:r>
        <w:r w:rsidR="006D6B46" w:rsidRPr="00EC28F7">
          <w:rPr>
            <w:rFonts w:eastAsiaTheme="minorEastAsia"/>
            <w:lang w:val="sk-SK"/>
          </w:rPr>
          <w:t xml:space="preserve"> </w:t>
        </w:r>
      </w:ins>
      <w:del w:id="126" w:author="Pavol Steltenpohl" w:date="2025-04-24T13:45:00Z" w16du:dateUtc="2025-04-24T11:45:00Z">
        <w:r w:rsidRPr="00EC28F7" w:rsidDel="006D6B46">
          <w:rPr>
            <w:rFonts w:eastAsiaTheme="minorEastAsia"/>
            <w:lang w:val="sk-SK"/>
          </w:rPr>
          <w:delText xml:space="preserve">extrakčné </w:delText>
        </w:r>
      </w:del>
      <w:ins w:id="127" w:author="Pavol Steltenpohl" w:date="2025-04-24T13:45:00Z" w16du:dateUtc="2025-04-24T11:45:00Z">
        <w:r w:rsidR="006D6B46" w:rsidRPr="00EC28F7">
          <w:rPr>
            <w:rFonts w:eastAsiaTheme="minorEastAsia"/>
            <w:lang w:val="sk-SK"/>
          </w:rPr>
          <w:t>extrakčn</w:t>
        </w:r>
        <w:r w:rsidR="006D6B46">
          <w:rPr>
            <w:rFonts w:eastAsiaTheme="minorEastAsia"/>
            <w:lang w:val="sk-SK"/>
          </w:rPr>
          <w:t>ých</w:t>
        </w:r>
        <w:r w:rsidR="006D6B46" w:rsidRPr="00EC28F7">
          <w:rPr>
            <w:rFonts w:eastAsiaTheme="minorEastAsia"/>
            <w:lang w:val="sk-SK"/>
          </w:rPr>
          <w:t xml:space="preserve"> </w:t>
        </w:r>
      </w:ins>
      <w:del w:id="128" w:author="Pavol Steltenpohl" w:date="2025-04-24T13:46:00Z" w16du:dateUtc="2025-04-24T11:46:00Z">
        <w:r w:rsidRPr="00EC28F7" w:rsidDel="006D6B46">
          <w:rPr>
            <w:rFonts w:eastAsiaTheme="minorEastAsia"/>
            <w:lang w:val="sk-SK"/>
          </w:rPr>
          <w:delText xml:space="preserve">činidlo </w:delText>
        </w:r>
      </w:del>
      <w:ins w:id="129" w:author="Pavol Steltenpohl" w:date="2025-04-24T13:46:00Z" w16du:dateUtc="2025-04-24T11:46:00Z">
        <w:r w:rsidR="006D6B46">
          <w:rPr>
            <w:rFonts w:eastAsiaTheme="minorEastAsia"/>
            <w:lang w:val="sk-SK"/>
          </w:rPr>
          <w:t xml:space="preserve">rozpúšťadlách </w:t>
        </w:r>
      </w:ins>
      <w:del w:id="130" w:author="Pavol Steltenpohl" w:date="2025-04-24T13:46:00Z" w16du:dateUtc="2025-04-24T11:46:00Z">
        <w:r w:rsidRPr="00EC28F7" w:rsidDel="006D6B46">
          <w:rPr>
            <w:rFonts w:eastAsiaTheme="minorEastAsia"/>
            <w:lang w:val="sk-SK"/>
          </w:rPr>
          <w:delText>spĺňať</w:delText>
        </w:r>
      </w:del>
      <w:ins w:id="131" w:author="Pavol Steltenpohl" w:date="2025-04-24T13:46:00Z" w16du:dateUtc="2025-04-24T11:46:00Z">
        <w:r w:rsidR="006D6B46">
          <w:rPr>
            <w:rFonts w:eastAsiaTheme="minorEastAsia"/>
            <w:lang w:val="sk-SK"/>
          </w:rPr>
          <w:t>sledujeme</w:t>
        </w:r>
      </w:ins>
      <w:r w:rsidRPr="00EC28F7">
        <w:rPr>
          <w:rFonts w:eastAsiaTheme="minorEastAsia"/>
          <w:lang w:val="sk-SK"/>
        </w:rPr>
        <w:t xml:space="preserve">, je </w:t>
      </w:r>
      <w:ins w:id="132" w:author="Pavol Steltenpohl" w:date="2025-04-24T13:46:00Z" w16du:dateUtc="2025-04-24T11:46:00Z">
        <w:r w:rsidR="006D6B46">
          <w:rPr>
            <w:rFonts w:eastAsiaTheme="minorEastAsia"/>
            <w:lang w:val="sk-SK"/>
          </w:rPr>
          <w:t xml:space="preserve">jeho </w:t>
        </w:r>
      </w:ins>
      <w:r w:rsidRPr="00EC28F7">
        <w:rPr>
          <w:rFonts w:eastAsiaTheme="minorEastAsia"/>
          <w:lang w:val="sk-SK"/>
        </w:rPr>
        <w:t>kapacita</w:t>
      </w:r>
      <w:commentRangeStart w:id="133"/>
      <w:del w:id="134" w:author="Pavol Steltenpohl" w:date="2025-04-24T13:46:00Z" w16du:dateUtc="2025-04-24T11:46:00Z">
        <w:r w:rsidRPr="00EC28F7" w:rsidDel="006D6B46">
          <w:rPr>
            <w:rFonts w:eastAsiaTheme="minorEastAsia"/>
            <w:lang w:val="sk-SK"/>
          </w:rPr>
          <w:delText xml:space="preserve"> extrohovadla</w:delText>
        </w:r>
      </w:del>
      <w:r w:rsidRPr="00EC28F7">
        <w:rPr>
          <w:rFonts w:eastAsiaTheme="minorEastAsia"/>
          <w:lang w:val="sk-SK"/>
        </w:rPr>
        <w:t xml:space="preserve">. </w:t>
      </w:r>
      <w:proofErr w:type="spellStart"/>
      <w:r w:rsidRPr="00EC28F7">
        <w:rPr>
          <w:rFonts w:eastAsiaTheme="minorEastAsia"/>
          <w:lang w:val="sk-SK"/>
        </w:rPr>
        <w:t>Suvisi</w:t>
      </w:r>
      <w:proofErr w:type="spellEnd"/>
      <w:r w:rsidRPr="00EC28F7">
        <w:rPr>
          <w:rFonts w:eastAsiaTheme="minorEastAsia"/>
          <w:lang w:val="sk-SK"/>
        </w:rPr>
        <w:t xml:space="preserve"> so </w:t>
      </w:r>
      <w:proofErr w:type="spellStart"/>
      <w:r w:rsidRPr="00EC28F7">
        <w:rPr>
          <w:rFonts w:eastAsiaTheme="minorEastAsia"/>
          <w:lang w:val="sk-SK"/>
        </w:rPr>
        <w:t>schopnostou</w:t>
      </w:r>
      <w:proofErr w:type="spellEnd"/>
      <w:r w:rsidRPr="00EC28F7">
        <w:rPr>
          <w:rFonts w:eastAsiaTheme="minorEastAsia"/>
          <w:lang w:val="sk-SK"/>
        </w:rPr>
        <w:t xml:space="preserve"> </w:t>
      </w:r>
      <w:proofErr w:type="spellStart"/>
      <w:r w:rsidRPr="00EC28F7">
        <w:rPr>
          <w:rFonts w:eastAsiaTheme="minorEastAsia"/>
          <w:lang w:val="sk-SK"/>
        </w:rPr>
        <w:t>rozpustat</w:t>
      </w:r>
      <w:proofErr w:type="spellEnd"/>
      <w:r w:rsidRPr="00EC28F7">
        <w:rPr>
          <w:rFonts w:eastAsiaTheme="minorEastAsia"/>
          <w:lang w:val="sk-SK"/>
        </w:rPr>
        <w:t xml:space="preserve"> </w:t>
      </w:r>
      <w:proofErr w:type="spellStart"/>
      <w:r w:rsidRPr="00EC28F7">
        <w:rPr>
          <w:rFonts w:eastAsiaTheme="minorEastAsia"/>
          <w:lang w:val="sk-SK"/>
        </w:rPr>
        <w:t>co</w:t>
      </w:r>
      <w:proofErr w:type="spellEnd"/>
      <w:r w:rsidRPr="00EC28F7">
        <w:rPr>
          <w:rFonts w:eastAsiaTheme="minorEastAsia"/>
          <w:lang w:val="sk-SK"/>
        </w:rPr>
        <w:t xml:space="preserve"> </w:t>
      </w:r>
      <w:proofErr w:type="spellStart"/>
      <w:r w:rsidRPr="00EC28F7">
        <w:rPr>
          <w:rFonts w:eastAsiaTheme="minorEastAsia"/>
          <w:lang w:val="sk-SK"/>
        </w:rPr>
        <w:t>najvyssie</w:t>
      </w:r>
      <w:proofErr w:type="spellEnd"/>
      <w:r w:rsidRPr="00EC28F7">
        <w:rPr>
          <w:rFonts w:eastAsiaTheme="minorEastAsia"/>
          <w:lang w:val="sk-SK"/>
        </w:rPr>
        <w:t xml:space="preserve"> </w:t>
      </w:r>
      <w:proofErr w:type="spellStart"/>
      <w:r w:rsidRPr="00EC28F7">
        <w:rPr>
          <w:rFonts w:eastAsiaTheme="minorEastAsia"/>
          <w:lang w:val="sk-SK"/>
        </w:rPr>
        <w:t>mnozstvo</w:t>
      </w:r>
      <w:proofErr w:type="spellEnd"/>
      <w:r w:rsidRPr="00EC28F7">
        <w:rPr>
          <w:rFonts w:eastAsiaTheme="minorEastAsia"/>
          <w:lang w:val="sk-SK"/>
        </w:rPr>
        <w:t xml:space="preserve"> extrahovanej </w:t>
      </w:r>
      <w:proofErr w:type="spellStart"/>
      <w:r w:rsidRPr="00EC28F7">
        <w:rPr>
          <w:rFonts w:eastAsiaTheme="minorEastAsia"/>
          <w:lang w:val="sk-SK"/>
        </w:rPr>
        <w:t>zlozky</w:t>
      </w:r>
      <w:commentRangeEnd w:id="133"/>
      <w:proofErr w:type="spellEnd"/>
      <w:r w:rsidR="006D6B46">
        <w:rPr>
          <w:rStyle w:val="Odkaznakomentr"/>
        </w:rPr>
        <w:commentReference w:id="133"/>
      </w:r>
      <w:r w:rsidRPr="00EC28F7">
        <w:rPr>
          <w:rFonts w:eastAsiaTheme="minorEastAsia"/>
          <w:lang w:val="sk-SK"/>
        </w:rPr>
        <w:t xml:space="preserve">. Vyššia kapacita znamená menšiu spotrebu extrakčného </w:t>
      </w:r>
      <w:del w:id="135" w:author="Pavol Steltenpohl" w:date="2025-04-24T13:46:00Z" w16du:dateUtc="2025-04-24T11:46:00Z">
        <w:r w:rsidRPr="00EC28F7" w:rsidDel="006D6B46">
          <w:rPr>
            <w:rFonts w:eastAsiaTheme="minorEastAsia"/>
            <w:lang w:val="sk-SK"/>
          </w:rPr>
          <w:delText>čini</w:delText>
        </w:r>
      </w:del>
      <w:ins w:id="136" w:author="Pavol Steltenpohl" w:date="2025-04-24T13:46:00Z" w16du:dateUtc="2025-04-24T11:46:00Z">
        <w:r w:rsidR="006D6B46">
          <w:rPr>
            <w:rFonts w:eastAsiaTheme="minorEastAsia"/>
            <w:lang w:val="sk-SK"/>
          </w:rPr>
          <w:t>rozpúšťa</w:t>
        </w:r>
      </w:ins>
      <w:r w:rsidRPr="00EC28F7">
        <w:rPr>
          <w:rFonts w:eastAsiaTheme="minorEastAsia"/>
          <w:lang w:val="sk-SK"/>
        </w:rPr>
        <w:t xml:space="preserve">dla ku surovine, </w:t>
      </w:r>
      <w:del w:id="137" w:author="Pavol Steltenpohl" w:date="2025-04-24T13:47:00Z" w16du:dateUtc="2025-04-24T11:47:00Z">
        <w:r w:rsidRPr="00EC28F7" w:rsidDel="006D6B46">
          <w:rPr>
            <w:rFonts w:eastAsiaTheme="minorEastAsia"/>
            <w:lang w:val="sk-SK"/>
          </w:rPr>
          <w:delText xml:space="preserve">tým </w:delText>
        </w:r>
      </w:del>
      <w:ins w:id="138" w:author="Pavol Steltenpohl" w:date="2025-04-24T13:47:00Z" w16du:dateUtc="2025-04-24T11:47:00Z">
        <w:r w:rsidR="006D6B46">
          <w:rPr>
            <w:rFonts w:eastAsiaTheme="minorEastAsia"/>
            <w:lang w:val="sk-SK"/>
          </w:rPr>
          <w:t xml:space="preserve">vďaka čomu máme </w:t>
        </w:r>
      </w:ins>
      <w:r w:rsidRPr="00EC28F7">
        <w:rPr>
          <w:rFonts w:eastAsiaTheme="minorEastAsia"/>
          <w:lang w:val="sk-SK"/>
        </w:rPr>
        <w:t xml:space="preserve">menšie náklady na nákup </w:t>
      </w:r>
      <w:proofErr w:type="spellStart"/>
      <w:r w:rsidRPr="00EC28F7">
        <w:rPr>
          <w:rFonts w:eastAsiaTheme="minorEastAsia"/>
          <w:lang w:val="sk-SK"/>
        </w:rPr>
        <w:t>extrahovadla</w:t>
      </w:r>
      <w:proofErr w:type="spellEnd"/>
      <w:r w:rsidRPr="00EC28F7">
        <w:rPr>
          <w:rFonts w:eastAsiaTheme="minorEastAsia"/>
          <w:lang w:val="sk-SK"/>
        </w:rPr>
        <w:t xml:space="preserve"> a menšie rozmery extrakčnej kol</w:t>
      </w:r>
      <w:ins w:id="139" w:author="Pavol Steltenpohl" w:date="2025-04-24T13:47:00Z" w16du:dateUtc="2025-04-24T11:47:00Z">
        <w:r w:rsidR="006D6B46">
          <w:rPr>
            <w:rFonts w:eastAsiaTheme="minorEastAsia"/>
            <w:lang w:val="sk-SK"/>
          </w:rPr>
          <w:t>ó</w:t>
        </w:r>
      </w:ins>
      <w:del w:id="140" w:author="Pavol Steltenpohl" w:date="2025-04-24T13:47:00Z" w16du:dateUtc="2025-04-24T11:47:00Z">
        <w:r w:rsidRPr="00EC28F7" w:rsidDel="006D6B46">
          <w:rPr>
            <w:rFonts w:eastAsiaTheme="minorEastAsia"/>
            <w:lang w:val="sk-SK"/>
          </w:rPr>
          <w:delText>o</w:delText>
        </w:r>
      </w:del>
      <w:r w:rsidRPr="00EC28F7">
        <w:rPr>
          <w:rFonts w:eastAsiaTheme="minorEastAsia"/>
          <w:lang w:val="sk-SK"/>
        </w:rPr>
        <w:t xml:space="preserve">ny. </w:t>
      </w:r>
      <w:r w:rsidR="00162465" w:rsidRPr="00EC28F7">
        <w:rPr>
          <w:lang w:val="sk-SK"/>
        </w:rPr>
        <w:t>[3,13]</w:t>
      </w:r>
    </w:p>
    <w:p w14:paraId="593502CD" w14:textId="77777777" w:rsidR="008646BC" w:rsidRPr="00EC28F7" w:rsidRDefault="001D24D9" w:rsidP="001D24D9">
      <w:pPr>
        <w:pStyle w:val="Nadpis3"/>
        <w:rPr>
          <w:lang w:val="sk-SK"/>
        </w:rPr>
      </w:pPr>
      <w:bookmarkStart w:id="141" w:name="_Toc196226131"/>
      <w:r w:rsidRPr="00EC28F7">
        <w:rPr>
          <w:lang w:val="sk-SK"/>
        </w:rPr>
        <w:t>Destilácia</w:t>
      </w:r>
      <w:bookmarkEnd w:id="141"/>
    </w:p>
    <w:p w14:paraId="61B95B25" w14:textId="064C7520" w:rsidR="008F4ECA" w:rsidRPr="00EC28F7" w:rsidRDefault="008F4ECA" w:rsidP="008F4ECA">
      <w:pPr>
        <w:rPr>
          <w:lang w:val="sk-SK"/>
        </w:rPr>
      </w:pPr>
      <w:r w:rsidRPr="00EC28F7">
        <w:rPr>
          <w:lang w:val="sk-SK"/>
        </w:rPr>
        <w:t xml:space="preserve">V priemysle spravidla po extrakcii sleduje ďalšia separácia zložiek extraktu, prípadne aj </w:t>
      </w:r>
      <w:proofErr w:type="spellStart"/>
      <w:r w:rsidRPr="00EC28F7">
        <w:rPr>
          <w:lang w:val="sk-SK"/>
        </w:rPr>
        <w:t>rafinátu</w:t>
      </w:r>
      <w:proofErr w:type="spellEnd"/>
      <w:r w:rsidRPr="00EC28F7">
        <w:rPr>
          <w:lang w:val="sk-SK"/>
        </w:rPr>
        <w:t xml:space="preserve">, aby sa dostali takmer čisté produkty. </w:t>
      </w:r>
      <w:commentRangeStart w:id="142"/>
      <w:r w:rsidRPr="00EC28F7">
        <w:rPr>
          <w:lang w:val="sk-SK"/>
        </w:rPr>
        <w:t xml:space="preserve">Na to sa </w:t>
      </w:r>
      <w:proofErr w:type="spellStart"/>
      <w:r w:rsidRPr="00EC28F7">
        <w:rPr>
          <w:lang w:val="sk-SK"/>
        </w:rPr>
        <w:t>obycajne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vyuziva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destilacia</w:t>
      </w:r>
      <w:proofErr w:type="spellEnd"/>
      <w:r w:rsidRPr="00EC28F7">
        <w:rPr>
          <w:lang w:val="sk-SK"/>
        </w:rPr>
        <w:t xml:space="preserve"> alebo </w:t>
      </w:r>
      <w:proofErr w:type="spellStart"/>
      <w:r w:rsidRPr="00EC28F7">
        <w:rPr>
          <w:lang w:val="sk-SK"/>
        </w:rPr>
        <w:t>rektifikacia</w:t>
      </w:r>
      <w:proofErr w:type="spellEnd"/>
      <w:r w:rsidRPr="00EC28F7">
        <w:rPr>
          <w:lang w:val="sk-SK"/>
        </w:rPr>
        <w:t xml:space="preserve">, ak sa </w:t>
      </w:r>
      <w:proofErr w:type="spellStart"/>
      <w:r w:rsidRPr="00EC28F7">
        <w:rPr>
          <w:lang w:val="sk-SK"/>
        </w:rPr>
        <w:t>jednostupnovou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destilaci</w:t>
      </w:r>
      <w:del w:id="143" w:author="Pavol Steltenpohl" w:date="2025-04-24T13:57:00Z" w16du:dateUtc="2025-04-24T11:57:00Z">
        <w:r w:rsidRPr="00EC28F7" w:rsidDel="004057C8">
          <w:rPr>
            <w:lang w:val="sk-SK"/>
          </w:rPr>
          <w:delText>u</w:delText>
        </w:r>
      </w:del>
      <w:r w:rsidRPr="00EC28F7">
        <w:rPr>
          <w:lang w:val="sk-SK"/>
        </w:rPr>
        <w:t>o</w:t>
      </w:r>
      <w:ins w:id="144" w:author="Pavol Steltenpohl" w:date="2025-04-24T13:57:00Z" w16du:dateUtc="2025-04-24T11:57:00Z">
        <w:r w:rsidR="004057C8" w:rsidRPr="00EC28F7">
          <w:rPr>
            <w:lang w:val="sk-SK"/>
          </w:rPr>
          <w:t>u</w:t>
        </w:r>
      </w:ins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neda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dosiahnut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poziadovan</w:t>
      </w:r>
      <w:ins w:id="145" w:author="Pavol Steltenpohl" w:date="2025-04-24T13:57:00Z" w16du:dateUtc="2025-04-24T11:57:00Z">
        <w:r w:rsidR="004057C8">
          <w:rPr>
            <w:lang w:val="sk-SK"/>
          </w:rPr>
          <w:t>á</w:t>
        </w:r>
      </w:ins>
      <w:proofErr w:type="spellEnd"/>
      <w:del w:id="146" w:author="Pavol Steltenpohl" w:date="2025-04-24T13:57:00Z" w16du:dateUtc="2025-04-24T11:57:00Z">
        <w:r w:rsidRPr="00EC28F7" w:rsidDel="004057C8">
          <w:rPr>
            <w:lang w:val="sk-SK"/>
          </w:rPr>
          <w:delText>u</w:delText>
        </w:r>
      </w:del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cistot</w:t>
      </w:r>
      <w:ins w:id="147" w:author="Pavol Steltenpohl" w:date="2025-04-24T13:57:00Z" w16du:dateUtc="2025-04-24T11:57:00Z">
        <w:r w:rsidR="004057C8">
          <w:rPr>
            <w:lang w:val="sk-SK"/>
          </w:rPr>
          <w:t>a</w:t>
        </w:r>
      </w:ins>
      <w:proofErr w:type="spellEnd"/>
      <w:del w:id="148" w:author="Pavol Steltenpohl" w:date="2025-04-24T13:57:00Z" w16du:dateUtc="2025-04-24T11:57:00Z">
        <w:r w:rsidRPr="00EC28F7" w:rsidDel="004057C8">
          <w:rPr>
            <w:lang w:val="sk-SK"/>
          </w:rPr>
          <w:delText>u</w:delText>
        </w:r>
      </w:del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latok</w:t>
      </w:r>
      <w:proofErr w:type="spellEnd"/>
      <w:ins w:id="149" w:author="Pavol Steltenpohl" w:date="2025-04-24T13:58:00Z" w16du:dateUtc="2025-04-24T11:58:00Z">
        <w:r w:rsidR="004057C8">
          <w:rPr>
            <w:lang w:val="sk-SK"/>
          </w:rPr>
          <w:t>.</w:t>
        </w:r>
      </w:ins>
      <w:r w:rsidRPr="00EC28F7">
        <w:rPr>
          <w:lang w:val="sk-SK"/>
        </w:rPr>
        <w:t xml:space="preserve"> </w:t>
      </w:r>
      <w:commentRangeEnd w:id="142"/>
      <w:r w:rsidR="004057C8">
        <w:rPr>
          <w:rStyle w:val="Odkaznakomentr"/>
        </w:rPr>
        <w:commentReference w:id="142"/>
      </w:r>
    </w:p>
    <w:p w14:paraId="1EEA9121" w14:textId="7F33B57D" w:rsidR="008F4ECA" w:rsidRPr="00EC28F7" w:rsidRDefault="008F4ECA" w:rsidP="008F4ECA">
      <w:pPr>
        <w:rPr>
          <w:lang w:val="sk-SK"/>
        </w:rPr>
      </w:pPr>
      <w:r w:rsidRPr="00EC28F7">
        <w:rPr>
          <w:lang w:val="sk-SK"/>
        </w:rPr>
        <w:lastRenderedPageBreak/>
        <w:t xml:space="preserve">Destilácia je difúzny separačný proces., </w:t>
      </w:r>
      <w:commentRangeStart w:id="150"/>
      <w:r w:rsidRPr="00EC28F7">
        <w:rPr>
          <w:lang w:val="sk-SK"/>
        </w:rPr>
        <w:t xml:space="preserve">pri ktorom sa </w:t>
      </w:r>
      <w:proofErr w:type="spellStart"/>
      <w:r w:rsidRPr="00EC28F7">
        <w:rPr>
          <w:lang w:val="sk-SK"/>
        </w:rPr>
        <w:t>cast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homogennej</w:t>
      </w:r>
      <w:proofErr w:type="spellEnd"/>
      <w:r w:rsidRPr="00EC28F7">
        <w:rPr>
          <w:lang w:val="sk-SK"/>
        </w:rPr>
        <w:t xml:space="preserve"> kvapalnej zmesi </w:t>
      </w:r>
      <w:proofErr w:type="spellStart"/>
      <w:r w:rsidRPr="00EC28F7">
        <w:rPr>
          <w:lang w:val="sk-SK"/>
        </w:rPr>
        <w:t>odpari</w:t>
      </w:r>
      <w:proofErr w:type="spellEnd"/>
      <w:r w:rsidRPr="00EC28F7">
        <w:rPr>
          <w:lang w:val="sk-SK"/>
        </w:rPr>
        <w:t xml:space="preserve"> na </w:t>
      </w:r>
      <w:proofErr w:type="spellStart"/>
      <w:r w:rsidRPr="00EC28F7">
        <w:rPr>
          <w:lang w:val="sk-SK"/>
        </w:rPr>
        <w:t>zaklade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rozdelnych</w:t>
      </w:r>
      <w:proofErr w:type="spellEnd"/>
      <w:r w:rsidRPr="00EC28F7">
        <w:rPr>
          <w:lang w:val="sk-SK"/>
        </w:rPr>
        <w:t xml:space="preserve"> tlakov </w:t>
      </w:r>
      <w:proofErr w:type="spellStart"/>
      <w:r w:rsidRPr="00EC28F7">
        <w:rPr>
          <w:lang w:val="sk-SK"/>
        </w:rPr>
        <w:t>nasytenych</w:t>
      </w:r>
      <w:proofErr w:type="spellEnd"/>
      <w:r w:rsidRPr="00EC28F7">
        <w:rPr>
          <w:lang w:val="sk-SK"/>
        </w:rPr>
        <w:t xml:space="preserve"> par </w:t>
      </w:r>
      <w:proofErr w:type="spellStart"/>
      <w:r w:rsidRPr="00EC28F7">
        <w:rPr>
          <w:lang w:val="sk-SK"/>
        </w:rPr>
        <w:t>zloziek</w:t>
      </w:r>
      <w:proofErr w:type="spellEnd"/>
      <w:r w:rsidRPr="00EC28F7">
        <w:rPr>
          <w:lang w:val="sk-SK"/>
        </w:rPr>
        <w:t xml:space="preserve"> zmesi.</w:t>
      </w:r>
      <w:commentRangeEnd w:id="150"/>
      <w:r w:rsidR="004057C8">
        <w:rPr>
          <w:rStyle w:val="Odkaznakomentr"/>
        </w:rPr>
        <w:commentReference w:id="150"/>
      </w:r>
      <w:r w:rsidRPr="00EC28F7">
        <w:rPr>
          <w:lang w:val="sk-SK"/>
        </w:rPr>
        <w:t xml:space="preserve"> V jednostupňovej destilácii sa zmes p</w:t>
      </w:r>
      <w:del w:id="151" w:author="Pavol Steltenpohl" w:date="2025-04-24T13:58:00Z" w16du:dateUtc="2025-04-24T11:58:00Z">
        <w:r w:rsidRPr="00EC28F7" w:rsidDel="004057C8">
          <w:rPr>
            <w:lang w:val="sk-SK"/>
          </w:rPr>
          <w:delText>ostupuj</w:delText>
        </w:r>
      </w:del>
      <w:ins w:id="152" w:author="Pavol Steltenpohl" w:date="2025-04-24T13:58:00Z" w16du:dateUtc="2025-04-24T11:58:00Z">
        <w:r w:rsidR="004057C8">
          <w:rPr>
            <w:lang w:val="sk-SK"/>
          </w:rPr>
          <w:t>rivedi</w:t>
        </w:r>
      </w:ins>
      <w:r w:rsidRPr="00EC28F7">
        <w:rPr>
          <w:lang w:val="sk-SK"/>
        </w:rPr>
        <w:t xml:space="preserve">e do varu, </w:t>
      </w:r>
      <w:del w:id="153" w:author="Pavol Steltenpohl" w:date="2025-04-24T13:58:00Z" w16du:dateUtc="2025-04-24T11:58:00Z">
        <w:r w:rsidRPr="00EC28F7" w:rsidDel="004057C8">
          <w:rPr>
            <w:lang w:val="sk-SK"/>
          </w:rPr>
          <w:delText xml:space="preserve">kde </w:delText>
        </w:r>
      </w:del>
      <w:ins w:id="154" w:author="Pavol Steltenpohl" w:date="2025-04-24T13:58:00Z" w16du:dateUtc="2025-04-24T11:58:00Z">
        <w:r w:rsidR="004057C8">
          <w:rPr>
            <w:lang w:val="sk-SK"/>
          </w:rPr>
          <w:t>pričom</w:t>
        </w:r>
        <w:r w:rsidR="004057C8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sa </w:t>
      </w:r>
      <w:del w:id="155" w:author="Pavol Steltenpohl" w:date="2025-04-24T13:59:00Z" w16du:dateUtc="2025-04-24T11:59:00Z">
        <w:r w:rsidRPr="00EC28F7" w:rsidDel="004057C8">
          <w:rPr>
            <w:lang w:val="sk-SK"/>
          </w:rPr>
          <w:delText xml:space="preserve">jej </w:delText>
        </w:r>
      </w:del>
      <w:r w:rsidRPr="00EC28F7">
        <w:rPr>
          <w:lang w:val="sk-SK"/>
        </w:rPr>
        <w:t xml:space="preserve">časť </w:t>
      </w:r>
      <w:ins w:id="156" w:author="Pavol Steltenpohl" w:date="2025-04-24T13:59:00Z" w16du:dateUtc="2025-04-24T11:59:00Z">
        <w:r w:rsidR="004057C8">
          <w:rPr>
            <w:lang w:val="sk-SK"/>
          </w:rPr>
          <w:t xml:space="preserve">z nej </w:t>
        </w:r>
      </w:ins>
      <w:r w:rsidRPr="00EC28F7">
        <w:rPr>
          <w:lang w:val="sk-SK"/>
        </w:rPr>
        <w:t xml:space="preserve">odparí. Parná fáza, destilát, odchádza nahor ďalej do kondenzátora pár, kde </w:t>
      </w:r>
      <w:del w:id="157" w:author="Pavol Steltenpohl" w:date="2025-04-24T13:59:00Z" w16du:dateUtc="2025-04-24T11:59:00Z">
        <w:r w:rsidRPr="00EC28F7" w:rsidDel="004057C8">
          <w:rPr>
            <w:lang w:val="sk-SK"/>
          </w:rPr>
          <w:delText xml:space="preserve">postupne </w:delText>
        </w:r>
      </w:del>
      <w:r w:rsidRPr="00EC28F7">
        <w:rPr>
          <w:lang w:val="sk-SK"/>
        </w:rPr>
        <w:t>skondenzuj</w:t>
      </w:r>
      <w:ins w:id="158" w:author="Pavol Steltenpohl" w:date="2025-04-24T13:59:00Z" w16du:dateUtc="2025-04-24T11:59:00Z">
        <w:r w:rsidR="004057C8">
          <w:rPr>
            <w:lang w:val="sk-SK"/>
          </w:rPr>
          <w:t>e</w:t>
        </w:r>
      </w:ins>
      <w:del w:id="159" w:author="Pavol Steltenpohl" w:date="2025-04-24T13:59:00Z" w16du:dateUtc="2025-04-24T11:59:00Z">
        <w:r w:rsidRPr="00EC28F7" w:rsidDel="004057C8">
          <w:rPr>
            <w:lang w:val="sk-SK"/>
          </w:rPr>
          <w:delText>ú</w:delText>
        </w:r>
      </w:del>
      <w:r w:rsidRPr="00EC28F7">
        <w:rPr>
          <w:lang w:val="sk-SK"/>
        </w:rPr>
        <w:t xml:space="preserve"> a ochlad</w:t>
      </w:r>
      <w:ins w:id="160" w:author="Pavol Steltenpohl" w:date="2025-04-24T13:59:00Z" w16du:dateUtc="2025-04-24T11:59:00Z">
        <w:r w:rsidR="004057C8">
          <w:rPr>
            <w:lang w:val="sk-SK"/>
          </w:rPr>
          <w:t>í</w:t>
        </w:r>
      </w:ins>
      <w:del w:id="161" w:author="Pavol Steltenpohl" w:date="2025-04-24T13:59:00Z" w16du:dateUtc="2025-04-24T11:59:00Z">
        <w:r w:rsidRPr="00EC28F7" w:rsidDel="004057C8">
          <w:rPr>
            <w:lang w:val="sk-SK"/>
          </w:rPr>
          <w:delText>ia</w:delText>
        </w:r>
      </w:del>
      <w:r w:rsidRPr="00EC28F7">
        <w:rPr>
          <w:lang w:val="sk-SK"/>
        </w:rPr>
        <w:t xml:space="preserve"> sa</w:t>
      </w:r>
      <w:ins w:id="162" w:author="Pavol Steltenpohl" w:date="2025-04-24T13:59:00Z" w16du:dateUtc="2025-04-24T11:59:00Z">
        <w:r w:rsidR="004057C8">
          <w:rPr>
            <w:lang w:val="sk-SK"/>
          </w:rPr>
          <w:t xml:space="preserve"> na vhodnú teplotu</w:t>
        </w:r>
      </w:ins>
      <w:r w:rsidRPr="00EC28F7">
        <w:rPr>
          <w:lang w:val="sk-SK"/>
        </w:rPr>
        <w:t xml:space="preserve">. </w:t>
      </w:r>
      <w:del w:id="163" w:author="Pavol Steltenpohl" w:date="2025-04-24T14:00:00Z" w16du:dateUtc="2025-04-24T12:00:00Z">
        <w:r w:rsidRPr="00EC28F7" w:rsidDel="004057C8">
          <w:rPr>
            <w:lang w:val="sk-SK"/>
          </w:rPr>
          <w:delText xml:space="preserve">Zostatok </w:delText>
        </w:r>
      </w:del>
      <w:ins w:id="164" w:author="Pavol Steltenpohl" w:date="2025-04-24T14:00:00Z" w16du:dateUtc="2025-04-24T12:00:00Z">
        <w:r w:rsidR="004057C8">
          <w:rPr>
            <w:lang w:val="sk-SK"/>
          </w:rPr>
          <w:t>Kvapalná fáza, ktorá sa odvádza z</w:t>
        </w:r>
      </w:ins>
      <w:del w:id="165" w:author="Pavol Steltenpohl" w:date="2025-04-24T14:00:00Z" w16du:dateUtc="2025-04-24T12:00:00Z">
        <w:r w:rsidRPr="00EC28F7" w:rsidDel="004057C8">
          <w:rPr>
            <w:lang w:val="sk-SK"/>
          </w:rPr>
          <w:delText>vo</w:delText>
        </w:r>
      </w:del>
      <w:r w:rsidRPr="00EC28F7">
        <w:rPr>
          <w:lang w:val="sk-SK"/>
        </w:rPr>
        <w:t xml:space="preserve"> var</w:t>
      </w:r>
      <w:del w:id="166" w:author="Pavol Steltenpohl" w:date="2025-04-24T14:00:00Z" w16du:dateUtc="2025-04-24T12:00:00Z">
        <w:r w:rsidRPr="00EC28F7" w:rsidDel="004057C8">
          <w:rPr>
            <w:lang w:val="sk-SK"/>
          </w:rPr>
          <w:delText>a</w:delText>
        </w:r>
      </w:del>
      <w:ins w:id="167" w:author="Pavol Steltenpohl" w:date="2025-04-24T14:00:00Z" w16du:dateUtc="2025-04-24T12:00:00Z">
        <w:r w:rsidR="004057C8">
          <w:rPr>
            <w:lang w:val="sk-SK"/>
          </w:rPr>
          <w:t>á</w:t>
        </w:r>
      </w:ins>
      <w:r w:rsidRPr="00EC28F7">
        <w:rPr>
          <w:lang w:val="sk-SK"/>
        </w:rPr>
        <w:t>ku</w:t>
      </w:r>
      <w:ins w:id="168" w:author="Pavol Steltenpohl" w:date="2025-04-24T14:00:00Z" w16du:dateUtc="2025-04-24T12:00:00Z">
        <w:r w:rsidR="004057C8">
          <w:rPr>
            <w:lang w:val="sk-SK"/>
          </w:rPr>
          <w:t>, sa</w:t>
        </w:r>
      </w:ins>
      <w:r w:rsidRPr="00EC28F7">
        <w:rPr>
          <w:lang w:val="sk-SK"/>
        </w:rPr>
        <w:t xml:space="preserve"> naz</w:t>
      </w:r>
      <w:del w:id="169" w:author="Pavol Steltenpohl" w:date="2025-04-24T14:00:00Z" w16du:dateUtc="2025-04-24T12:00:00Z">
        <w:r w:rsidRPr="00EC28F7" w:rsidDel="004057C8">
          <w:rPr>
            <w:lang w:val="sk-SK"/>
          </w:rPr>
          <w:delText>y</w:delText>
        </w:r>
      </w:del>
      <w:ins w:id="170" w:author="Pavol Steltenpohl" w:date="2025-04-24T14:00:00Z" w16du:dateUtc="2025-04-24T12:00:00Z">
        <w:r w:rsidR="004057C8">
          <w:rPr>
            <w:lang w:val="sk-SK"/>
          </w:rPr>
          <w:t>ý</w:t>
        </w:r>
      </w:ins>
      <w:r w:rsidRPr="00EC28F7">
        <w:rPr>
          <w:lang w:val="sk-SK"/>
        </w:rPr>
        <w:t>va</w:t>
      </w:r>
      <w:del w:id="171" w:author="Pavol Steltenpohl" w:date="2025-04-24T14:00:00Z" w16du:dateUtc="2025-04-24T12:00:00Z">
        <w:r w:rsidRPr="00EC28F7" w:rsidDel="004057C8">
          <w:rPr>
            <w:lang w:val="sk-SK"/>
          </w:rPr>
          <w:delText>me</w:delText>
        </w:r>
      </w:del>
      <w:r w:rsidRPr="00EC28F7">
        <w:rPr>
          <w:lang w:val="sk-SK"/>
        </w:rPr>
        <w:t xml:space="preserve"> zvy</w:t>
      </w:r>
      <w:del w:id="172" w:author="Pavol Steltenpohl" w:date="2025-04-24T14:00:00Z" w16du:dateUtc="2025-04-24T12:00:00Z">
        <w:r w:rsidRPr="00EC28F7" w:rsidDel="004057C8">
          <w:rPr>
            <w:lang w:val="sk-SK"/>
          </w:rPr>
          <w:delText>s</w:delText>
        </w:r>
      </w:del>
      <w:ins w:id="173" w:author="Pavol Steltenpohl" w:date="2025-04-24T14:00:00Z" w16du:dateUtc="2025-04-24T12:00:00Z">
        <w:r w:rsidR="004057C8">
          <w:rPr>
            <w:lang w:val="sk-SK"/>
          </w:rPr>
          <w:t>š</w:t>
        </w:r>
      </w:ins>
      <w:r w:rsidRPr="00EC28F7">
        <w:rPr>
          <w:lang w:val="sk-SK"/>
        </w:rPr>
        <w:t xml:space="preserve">ok. </w:t>
      </w:r>
    </w:p>
    <w:p w14:paraId="27CE6E0A" w14:textId="0B3BE43D" w:rsidR="008F4ECA" w:rsidRPr="00EC28F7" w:rsidRDefault="008F4ECA" w:rsidP="008F4ECA">
      <w:pPr>
        <w:rPr>
          <w:lang w:val="sk-SK"/>
        </w:rPr>
      </w:pPr>
      <w:r w:rsidRPr="00EC28F7">
        <w:rPr>
          <w:lang w:val="sk-SK"/>
        </w:rPr>
        <w:t xml:space="preserve">V praxi je bežné, že nákup čerstvého </w:t>
      </w:r>
      <w:proofErr w:type="spellStart"/>
      <w:r w:rsidRPr="00EC28F7">
        <w:rPr>
          <w:lang w:val="sk-SK"/>
        </w:rPr>
        <w:t>extrahovadla</w:t>
      </w:r>
      <w:proofErr w:type="spellEnd"/>
      <w:r w:rsidRPr="00EC28F7">
        <w:rPr>
          <w:lang w:val="sk-SK"/>
        </w:rPr>
        <w:t xml:space="preserve"> a jeho likvidácia po použití je ekonomicky nákladné. </w:t>
      </w:r>
      <w:del w:id="174" w:author="Pavol Steltenpohl" w:date="2025-04-24T14:01:00Z" w16du:dateUtc="2025-04-24T12:01:00Z">
        <w:r w:rsidRPr="00EC28F7" w:rsidDel="004057C8">
          <w:rPr>
            <w:lang w:val="sk-SK"/>
          </w:rPr>
          <w:delText xml:space="preserve">Správnym </w:delText>
        </w:r>
      </w:del>
      <w:ins w:id="175" w:author="Pavol Steltenpohl" w:date="2025-04-24T14:01:00Z" w16du:dateUtc="2025-04-24T12:01:00Z">
        <w:r w:rsidR="004057C8">
          <w:rPr>
            <w:lang w:val="sk-SK"/>
          </w:rPr>
          <w:t>Z hľadiska cirkulárnej ekonomiky a vhodnej s</w:t>
        </w:r>
        <w:r w:rsidR="004057C8" w:rsidRPr="00EC28F7">
          <w:rPr>
            <w:lang w:val="sk-SK"/>
          </w:rPr>
          <w:t xml:space="preserve">právnym </w:t>
        </w:r>
      </w:ins>
      <w:r w:rsidRPr="00EC28F7">
        <w:rPr>
          <w:lang w:val="sk-SK"/>
        </w:rPr>
        <w:t xml:space="preserve">riešením </w:t>
      </w:r>
      <w:ins w:id="176" w:author="Pavol Steltenpohl" w:date="2025-04-24T14:02:00Z" w16du:dateUtc="2025-04-24T12:02:00Z">
        <w:r w:rsidR="004057C8">
          <w:rPr>
            <w:lang w:val="sk-SK"/>
          </w:rPr>
          <w:t xml:space="preserve">preto </w:t>
        </w:r>
      </w:ins>
      <w:r w:rsidRPr="00EC28F7">
        <w:rPr>
          <w:lang w:val="sk-SK"/>
        </w:rPr>
        <w:t xml:space="preserve">je regenerovanie použitých </w:t>
      </w:r>
      <w:proofErr w:type="spellStart"/>
      <w:r w:rsidRPr="00EC28F7">
        <w:rPr>
          <w:lang w:val="sk-SK"/>
        </w:rPr>
        <w:t>extrahovadiel</w:t>
      </w:r>
      <w:proofErr w:type="spellEnd"/>
      <w:r w:rsidRPr="00EC28F7">
        <w:rPr>
          <w:lang w:val="sk-SK"/>
        </w:rPr>
        <w:t xml:space="preserve">. Tým vznikajú ďalšie požiadavky: extrakčné </w:t>
      </w:r>
      <w:del w:id="177" w:author="Pavol Steltenpohl" w:date="2025-04-24T14:02:00Z" w16du:dateUtc="2025-04-24T12:02:00Z">
        <w:r w:rsidRPr="00EC28F7" w:rsidDel="004057C8">
          <w:rPr>
            <w:lang w:val="sk-SK"/>
          </w:rPr>
          <w:delText>čini</w:delText>
        </w:r>
      </w:del>
      <w:ins w:id="178" w:author="Pavol Steltenpohl" w:date="2025-04-24T14:02:00Z" w16du:dateUtc="2025-04-24T12:02:00Z">
        <w:r w:rsidR="004057C8">
          <w:rPr>
            <w:lang w:val="sk-SK"/>
          </w:rPr>
          <w:t>rozpúšťa</w:t>
        </w:r>
      </w:ins>
      <w:r w:rsidRPr="00EC28F7">
        <w:rPr>
          <w:lang w:val="sk-SK"/>
        </w:rPr>
        <w:t>dlo by malo byť menej prchavé, aby sa minimalizovali náklady</w:t>
      </w:r>
      <w:ins w:id="179" w:author="Pavol Steltenpohl" w:date="2025-04-24T14:02:00Z" w16du:dateUtc="2025-04-24T12:02:00Z">
        <w:r w:rsidR="004057C8">
          <w:rPr>
            <w:lang w:val="sk-SK"/>
          </w:rPr>
          <w:t xml:space="preserve"> pri jeho regenerácii</w:t>
        </w:r>
      </w:ins>
      <w:r w:rsidRPr="00EC28F7">
        <w:rPr>
          <w:lang w:val="sk-SK"/>
        </w:rPr>
        <w:t>. [3,13]</w:t>
      </w:r>
    </w:p>
    <w:p w14:paraId="35604150" w14:textId="77777777" w:rsidR="007A4E41" w:rsidRPr="00EC28F7" w:rsidRDefault="007A4E41" w:rsidP="00BE064A">
      <w:pPr>
        <w:pStyle w:val="Nadpis2"/>
        <w:rPr>
          <w:lang w:val="sk-SK"/>
        </w:rPr>
      </w:pPr>
      <w:bookmarkStart w:id="180" w:name="_Toc196226132"/>
      <w:r w:rsidRPr="00EC28F7">
        <w:rPr>
          <w:lang w:val="sk-SK"/>
        </w:rPr>
        <w:t>Iónové kvapaliny</w:t>
      </w:r>
      <w:bookmarkEnd w:id="180"/>
    </w:p>
    <w:p w14:paraId="48B65F12" w14:textId="77A994D9" w:rsidR="008F4ECA" w:rsidRPr="00EC28F7" w:rsidRDefault="008F4ECA" w:rsidP="008F4ECA">
      <w:pPr>
        <w:rPr>
          <w:lang w:val="sk-SK"/>
        </w:rPr>
      </w:pPr>
      <w:r w:rsidRPr="00EC28F7">
        <w:rPr>
          <w:lang w:val="sk-SK"/>
        </w:rPr>
        <w:t xml:space="preserve">Iónovými kvapalinami nazývame soli s teplotou topenia nižšou </w:t>
      </w:r>
      <w:del w:id="181" w:author="Pavol Steltenpohl" w:date="2025-04-24T14:04:00Z" w16du:dateUtc="2025-04-24T12:04:00Z">
        <w:r w:rsidRPr="00EC28F7" w:rsidDel="004057C8">
          <w:rPr>
            <w:lang w:val="sk-SK"/>
          </w:rPr>
          <w:delText xml:space="preserve">ako </w:delText>
        </w:r>
      </w:del>
      <w:ins w:id="182" w:author="Pavol Steltenpohl" w:date="2025-04-24T14:04:00Z" w16du:dateUtc="2025-04-24T12:04:00Z">
        <w:r w:rsidR="004057C8">
          <w:rPr>
            <w:lang w:val="sk-SK"/>
          </w:rPr>
          <w:t>má</w:t>
        </w:r>
        <w:r w:rsidR="004057C8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voda, ktoré sa skladajú z kati</w:t>
      </w:r>
      <w:ins w:id="183" w:author="Pavol Steltenpohl" w:date="2025-04-24T14:04:00Z" w16du:dateUtc="2025-04-24T12:04:00Z">
        <w:r w:rsidR="004057C8">
          <w:rPr>
            <w:lang w:val="sk-SK"/>
          </w:rPr>
          <w:t>ó</w:t>
        </w:r>
      </w:ins>
      <w:del w:id="184" w:author="Pavol Steltenpohl" w:date="2025-04-24T14:04:00Z" w16du:dateUtc="2025-04-24T12:04:00Z">
        <w:r w:rsidRPr="00EC28F7" w:rsidDel="004057C8">
          <w:rPr>
            <w:lang w:val="sk-SK"/>
          </w:rPr>
          <w:delText>o</w:delText>
        </w:r>
      </w:del>
      <w:r w:rsidRPr="00EC28F7">
        <w:rPr>
          <w:lang w:val="sk-SK"/>
        </w:rPr>
        <w:t xml:space="preserve">nov a aniónov. </w:t>
      </w:r>
      <w:commentRangeStart w:id="185"/>
      <w:r w:rsidRPr="00EC28F7">
        <w:rPr>
          <w:lang w:val="sk-SK"/>
        </w:rPr>
        <w:t>Veľké množstvo iónových kvapalín môže byť syntetizované cez rôzne kombinácie kati</w:t>
      </w:r>
      <w:ins w:id="186" w:author="Pavol Steltenpohl" w:date="2025-04-24T14:04:00Z" w16du:dateUtc="2025-04-24T12:04:00Z">
        <w:r w:rsidR="004057C8">
          <w:rPr>
            <w:lang w:val="sk-SK"/>
          </w:rPr>
          <w:t>ó</w:t>
        </w:r>
      </w:ins>
      <w:del w:id="187" w:author="Pavol Steltenpohl" w:date="2025-04-24T14:04:00Z" w16du:dateUtc="2025-04-24T12:04:00Z">
        <w:r w:rsidRPr="00EC28F7" w:rsidDel="004057C8">
          <w:rPr>
            <w:lang w:val="sk-SK"/>
          </w:rPr>
          <w:delText>o</w:delText>
        </w:r>
      </w:del>
      <w:r w:rsidRPr="00EC28F7">
        <w:rPr>
          <w:lang w:val="sk-SK"/>
        </w:rPr>
        <w:t>nov a aniónov.</w:t>
      </w:r>
      <w:commentRangeEnd w:id="185"/>
      <w:r w:rsidR="00FA1E34">
        <w:rPr>
          <w:rStyle w:val="Odkaznakomentr"/>
        </w:rPr>
        <w:commentReference w:id="185"/>
      </w:r>
      <w:r w:rsidRPr="00EC28F7">
        <w:rPr>
          <w:lang w:val="sk-SK"/>
        </w:rPr>
        <w:t xml:space="preserve"> </w:t>
      </w:r>
      <w:commentRangeStart w:id="188"/>
      <w:proofErr w:type="spellStart"/>
      <w:r w:rsidRPr="00EC28F7">
        <w:rPr>
          <w:lang w:val="sk-SK"/>
        </w:rPr>
        <w:t>Vdaka</w:t>
      </w:r>
      <w:proofErr w:type="spellEnd"/>
      <w:r w:rsidRPr="00EC28F7">
        <w:rPr>
          <w:lang w:val="sk-SK"/>
        </w:rPr>
        <w:t xml:space="preserve"> tomu je veľmi jednoduché navrhnúť kvapalinu s požadovanými charakteristikami pre špecifické úlohy. </w:t>
      </w:r>
      <w:commentRangeEnd w:id="188"/>
      <w:r w:rsidR="004057C8">
        <w:rPr>
          <w:rStyle w:val="Odkaznakomentr"/>
        </w:rPr>
        <w:commentReference w:id="188"/>
      </w:r>
    </w:p>
    <w:p w14:paraId="176A1A8C" w14:textId="64E42FAA" w:rsidR="008F4ECA" w:rsidRPr="00EC28F7" w:rsidRDefault="008F4ECA" w:rsidP="008F4ECA">
      <w:pPr>
        <w:rPr>
          <w:lang w:val="sk-SK"/>
        </w:rPr>
      </w:pPr>
      <w:r w:rsidRPr="00EC28F7">
        <w:rPr>
          <w:lang w:val="sk-SK"/>
        </w:rPr>
        <w:t xml:space="preserve">Veľkou výhodou iónových kvapalín je ich </w:t>
      </w:r>
      <w:proofErr w:type="spellStart"/>
      <w:r w:rsidRPr="00EC28F7">
        <w:rPr>
          <w:lang w:val="sk-SK"/>
        </w:rPr>
        <w:t>nízk</w:t>
      </w:r>
      <w:proofErr w:type="spellEnd"/>
      <w:del w:id="189" w:author="Pavol Steltenpohl" w:date="2025-04-24T14:08:00Z" w16du:dateUtc="2025-04-24T12:08:00Z">
        <w:r w:rsidRPr="00EC28F7" w:rsidDel="00FA1E34">
          <w:rPr>
            <w:lang w:val="sk-SK"/>
          </w:rPr>
          <w:delText>e,</w:delText>
        </w:r>
      </w:del>
      <w:r w:rsidRPr="00EC28F7">
        <w:rPr>
          <w:lang w:val="sk-SK"/>
        </w:rPr>
        <w:t xml:space="preserve"> prakticky zanedbateľn</w:t>
      </w:r>
      <w:ins w:id="190" w:author="Pavol Steltenpohl" w:date="2025-04-24T14:08:00Z" w16du:dateUtc="2025-04-24T12:08:00Z">
        <w:r w:rsidR="00FA1E34">
          <w:rPr>
            <w:lang w:val="sk-SK"/>
          </w:rPr>
          <w:t>á</w:t>
        </w:r>
      </w:ins>
      <w:del w:id="191" w:author="Pavol Steltenpohl" w:date="2025-04-24T14:08:00Z" w16du:dateUtc="2025-04-24T12:08:00Z">
        <w:r w:rsidRPr="00EC28F7" w:rsidDel="00FA1E34">
          <w:rPr>
            <w:lang w:val="sk-SK"/>
          </w:rPr>
          <w:delText>é</w:delText>
        </w:r>
      </w:del>
      <w:r w:rsidRPr="00EC28F7">
        <w:rPr>
          <w:lang w:val="sk-SK"/>
        </w:rPr>
        <w:t xml:space="preserve">, </w:t>
      </w:r>
      <w:del w:id="192" w:author="Pavol Steltenpohl" w:date="2025-04-24T14:09:00Z" w16du:dateUtc="2025-04-24T12:09:00Z">
        <w:r w:rsidRPr="00EC28F7" w:rsidDel="00FA1E34">
          <w:rPr>
            <w:lang w:val="sk-SK"/>
          </w:rPr>
          <w:delText>tlaky nasýtených pár</w:delText>
        </w:r>
      </w:del>
      <w:ins w:id="193" w:author="Pavol Steltenpohl" w:date="2025-04-24T14:09:00Z" w16du:dateUtc="2025-04-24T12:09:00Z">
        <w:r w:rsidR="00FA1E34">
          <w:rPr>
            <w:lang w:val="sk-SK"/>
          </w:rPr>
          <w:t>prchavosť</w:t>
        </w:r>
      </w:ins>
      <w:r w:rsidRPr="00EC28F7">
        <w:rPr>
          <w:lang w:val="sk-SK"/>
        </w:rPr>
        <w:t xml:space="preserve"> a v</w:t>
      </w:r>
      <w:del w:id="194" w:author="Pavol Steltenpohl" w:date="2025-04-24T14:09:00Z" w16du:dateUtc="2025-04-24T12:09:00Z">
        <w:r w:rsidRPr="00EC28F7" w:rsidDel="00FA1E34">
          <w:rPr>
            <w:lang w:val="sk-SK"/>
          </w:rPr>
          <w:delText>yso</w:delText>
        </w:r>
      </w:del>
      <w:ins w:id="195" w:author="Pavol Steltenpohl" w:date="2025-04-24T14:09:00Z" w16du:dateUtc="2025-04-24T12:09:00Z">
        <w:r w:rsidR="00FA1E34">
          <w:rPr>
            <w:lang w:val="sk-SK"/>
          </w:rPr>
          <w:t>eľ</w:t>
        </w:r>
      </w:ins>
      <w:r w:rsidRPr="00EC28F7">
        <w:rPr>
          <w:lang w:val="sk-SK"/>
        </w:rPr>
        <w:t xml:space="preserve">ká tepelná odolnosť. </w:t>
      </w:r>
      <w:del w:id="196" w:author="Pavol Steltenpohl" w:date="2025-04-24T14:09:00Z" w16du:dateUtc="2025-04-24T12:09:00Z">
        <w:r w:rsidRPr="00EC28F7" w:rsidDel="00FA1E34">
          <w:rPr>
            <w:lang w:val="sk-SK"/>
          </w:rPr>
          <w:delText>Č</w:delText>
        </w:r>
      </w:del>
      <w:ins w:id="197" w:author="Pavol Steltenpohl" w:date="2025-04-24T14:09:00Z" w16du:dateUtc="2025-04-24T12:09:00Z">
        <w:r w:rsidR="00FA1E34">
          <w:rPr>
            <w:lang w:val="sk-SK"/>
          </w:rPr>
          <w:t>T</w:t>
        </w:r>
      </w:ins>
      <w:r w:rsidRPr="00EC28F7">
        <w:rPr>
          <w:lang w:val="sk-SK"/>
        </w:rPr>
        <w:t xml:space="preserve">o </w:t>
      </w:r>
      <w:del w:id="198" w:author="Pavol Steltenpohl" w:date="2025-04-24T14:09:00Z" w16du:dateUtc="2025-04-24T12:09:00Z">
        <w:r w:rsidRPr="00EC28F7" w:rsidDel="00FA1E34">
          <w:rPr>
            <w:lang w:val="sk-SK"/>
          </w:rPr>
          <w:delText xml:space="preserve">umocňuje </w:delText>
        </w:r>
      </w:del>
      <w:ins w:id="199" w:author="Pavol Steltenpohl" w:date="2025-04-24T14:09:00Z" w16du:dateUtc="2025-04-24T12:09:00Z">
        <w:r w:rsidR="00FA1E34" w:rsidRPr="00EC28F7">
          <w:rPr>
            <w:lang w:val="sk-SK"/>
          </w:rPr>
          <w:t>umo</w:t>
        </w:r>
        <w:r w:rsidR="00FA1E34">
          <w:rPr>
            <w:lang w:val="sk-SK"/>
          </w:rPr>
          <w:t>ž</w:t>
        </w:r>
        <w:r w:rsidR="00FA1E34" w:rsidRPr="00EC28F7">
          <w:rPr>
            <w:lang w:val="sk-SK"/>
          </w:rPr>
          <w:t xml:space="preserve">ňuje </w:t>
        </w:r>
      </w:ins>
      <w:r w:rsidRPr="00EC28F7">
        <w:rPr>
          <w:lang w:val="sk-SK"/>
        </w:rPr>
        <w:t xml:space="preserve">ich použitie </w:t>
      </w:r>
      <w:del w:id="200" w:author="Pavol Steltenpohl" w:date="2025-04-24T14:09:00Z" w16du:dateUtc="2025-04-24T12:09:00Z">
        <w:r w:rsidRPr="00EC28F7" w:rsidDel="00FA1E34">
          <w:rPr>
            <w:lang w:val="sk-SK"/>
          </w:rPr>
          <w:delText xml:space="preserve">v analytickej chémii, hlavne </w:delText>
        </w:r>
      </w:del>
      <w:r w:rsidRPr="00EC28F7">
        <w:rPr>
          <w:lang w:val="sk-SK"/>
        </w:rPr>
        <w:t xml:space="preserve">ako rozpúšťadiel na extrakciu rôznych </w:t>
      </w:r>
      <w:proofErr w:type="spellStart"/>
      <w:r w:rsidRPr="00EC28F7">
        <w:rPr>
          <w:lang w:val="sk-SK"/>
        </w:rPr>
        <w:t>analytov</w:t>
      </w:r>
      <w:proofErr w:type="spellEnd"/>
      <w:r w:rsidRPr="00EC28F7">
        <w:rPr>
          <w:lang w:val="sk-SK"/>
        </w:rPr>
        <w:t xml:space="preserve"> z komplexných matríc</w:t>
      </w:r>
      <w:del w:id="201" w:author="Pavol Steltenpohl" w:date="2025-04-24T14:10:00Z" w16du:dateUtc="2025-04-24T12:10:00Z">
        <w:r w:rsidRPr="00EC28F7" w:rsidDel="00FA1E34">
          <w:rPr>
            <w:lang w:val="sk-SK"/>
          </w:rPr>
          <w:delText>, pričom sa zúčastňujú techník e</w:delText>
        </w:r>
      </w:del>
      <w:ins w:id="202" w:author="Pavol Steltenpohl" w:date="2025-04-24T14:10:00Z" w16du:dateUtc="2025-04-24T12:10:00Z">
        <w:r w:rsidR="00FA1E34">
          <w:rPr>
            <w:lang w:val="sk-SK"/>
          </w:rPr>
          <w:t xml:space="preserve">. V analytickej chémii sa </w:t>
        </w:r>
      </w:ins>
      <w:ins w:id="203" w:author="Pavol Steltenpohl" w:date="2025-04-24T14:11:00Z" w16du:dateUtc="2025-04-24T12:11:00Z">
        <w:r w:rsidR="00FA1E34">
          <w:rPr>
            <w:lang w:val="sk-SK"/>
          </w:rPr>
          <w:t>použitie iónových kvapalín v</w:t>
        </w:r>
      </w:ins>
      <w:ins w:id="204" w:author="Pavol Steltenpohl" w:date="2025-04-24T14:10:00Z" w16du:dateUtc="2025-04-24T12:10:00Z">
        <w:r w:rsidR="00FA1E34">
          <w:rPr>
            <w:lang w:val="sk-SK"/>
          </w:rPr>
          <w:t xml:space="preserve"> kvapalinovej e</w:t>
        </w:r>
      </w:ins>
      <w:r w:rsidRPr="00EC28F7">
        <w:rPr>
          <w:lang w:val="sk-SK"/>
        </w:rPr>
        <w:t>xtrakci</w:t>
      </w:r>
      <w:ins w:id="205" w:author="Pavol Steltenpohl" w:date="2025-04-24T14:11:00Z" w16du:dateUtc="2025-04-24T12:11:00Z">
        <w:r w:rsidR="00FA1E34">
          <w:rPr>
            <w:lang w:val="sk-SK"/>
          </w:rPr>
          <w:t>i</w:t>
        </w:r>
      </w:ins>
      <w:del w:id="206" w:author="Pavol Steltenpohl" w:date="2025-04-24T14:11:00Z" w16du:dateUtc="2025-04-24T12:11:00Z">
        <w:r w:rsidRPr="00EC28F7" w:rsidDel="00FA1E34">
          <w:rPr>
            <w:lang w:val="sk-SK"/>
          </w:rPr>
          <w:delText>e</w:delText>
        </w:r>
      </w:del>
      <w:r w:rsidRPr="00EC28F7">
        <w:rPr>
          <w:lang w:val="sk-SK"/>
        </w:rPr>
        <w:t xml:space="preserve"> </w:t>
      </w:r>
      <w:del w:id="207" w:author="Pavol Steltenpohl" w:date="2025-04-24T14:10:00Z" w16du:dateUtc="2025-04-24T12:10:00Z">
        <w:r w:rsidRPr="00EC28F7" w:rsidDel="00FA1E34">
          <w:rPr>
            <w:lang w:val="sk-SK"/>
          </w:rPr>
          <w:delText>kvapalina-kvapalina (LLE)</w:delText>
        </w:r>
      </w:del>
      <w:ins w:id="208" w:author="Pavol Steltenpohl" w:date="2025-04-24T14:10:00Z" w16du:dateUtc="2025-04-24T12:10:00Z">
        <w:r w:rsidR="00FA1E34">
          <w:rPr>
            <w:lang w:val="sk-SK"/>
          </w:rPr>
          <w:t>javí</w:t>
        </w:r>
      </w:ins>
      <w:r w:rsidRPr="00EC28F7">
        <w:rPr>
          <w:lang w:val="sk-SK"/>
        </w:rPr>
        <w:t xml:space="preserve"> ako efektívna, selektívna a oveľa čistejšia alternatíva k tradičným organickým rozpúšťadlám. </w:t>
      </w:r>
      <w:del w:id="209" w:author="Pavol Steltenpohl" w:date="2025-04-24T14:11:00Z" w16du:dateUtc="2025-04-24T12:11:00Z">
        <w:r w:rsidRPr="00EC28F7" w:rsidDel="00FA1E34">
          <w:rPr>
            <w:lang w:val="sk-SK"/>
          </w:rPr>
          <w:delText>Zatial co ich h</w:delText>
        </w:r>
      </w:del>
      <w:ins w:id="210" w:author="Pavol Steltenpohl" w:date="2025-04-24T14:11:00Z" w16du:dateUtc="2025-04-24T12:11:00Z">
        <w:r w:rsidR="00FA1E34">
          <w:rPr>
            <w:lang w:val="sk-SK"/>
          </w:rPr>
          <w:t>H</w:t>
        </w:r>
      </w:ins>
      <w:r w:rsidRPr="00EC28F7">
        <w:rPr>
          <w:lang w:val="sk-SK"/>
        </w:rPr>
        <w:t>lavn</w:t>
      </w:r>
      <w:ins w:id="211" w:author="Pavol Steltenpohl" w:date="2025-04-24T14:11:00Z" w16du:dateUtc="2025-04-24T12:11:00Z">
        <w:r w:rsidR="00FA1E34">
          <w:rPr>
            <w:lang w:val="sk-SK"/>
          </w:rPr>
          <w:t>ým</w:t>
        </w:r>
      </w:ins>
      <w:del w:id="212" w:author="Pavol Steltenpohl" w:date="2025-04-24T14:11:00Z" w16du:dateUtc="2025-04-24T12:11:00Z">
        <w:r w:rsidRPr="00EC28F7" w:rsidDel="00FA1E34">
          <w:rPr>
            <w:lang w:val="sk-SK"/>
          </w:rPr>
          <w:delText>y minus je do</w:delText>
        </w:r>
      </w:del>
      <w:del w:id="213" w:author="Pavol Steltenpohl" w:date="2025-04-24T14:12:00Z" w16du:dateUtc="2025-04-24T12:12:00Z">
        <w:r w:rsidRPr="00EC28F7" w:rsidDel="00FA1E34">
          <w:rPr>
            <w:lang w:val="sk-SK"/>
          </w:rPr>
          <w:delText>st</w:delText>
        </w:r>
      </w:del>
      <w:ins w:id="214" w:author="Pavol Steltenpohl" w:date="2025-04-24T14:12:00Z" w16du:dateUtc="2025-04-24T12:12:00Z">
        <w:r w:rsidR="00FA1E34">
          <w:rPr>
            <w:lang w:val="sk-SK"/>
          </w:rPr>
          <w:t xml:space="preserve"> negatívom použitia iónových kvapalín je ich výrazne</w:t>
        </w:r>
      </w:ins>
      <w:r w:rsidRPr="00EC28F7">
        <w:rPr>
          <w:lang w:val="sk-SK"/>
        </w:rPr>
        <w:t xml:space="preserve"> vy</w:t>
      </w:r>
      <w:del w:id="215" w:author="Pavol Steltenpohl" w:date="2025-04-24T14:12:00Z" w16du:dateUtc="2025-04-24T12:12:00Z">
        <w:r w:rsidRPr="00EC28F7" w:rsidDel="00FA1E34">
          <w:rPr>
            <w:lang w:val="sk-SK"/>
          </w:rPr>
          <w:delText>ss</w:delText>
        </w:r>
      </w:del>
      <w:ins w:id="216" w:author="Pavol Steltenpohl" w:date="2025-04-24T14:12:00Z" w16du:dateUtc="2025-04-24T12:12:00Z">
        <w:r w:rsidR="00FA1E34">
          <w:rPr>
            <w:lang w:val="sk-SK"/>
          </w:rPr>
          <w:t>šš</w:t>
        </w:r>
      </w:ins>
      <w:r w:rsidRPr="00EC28F7">
        <w:rPr>
          <w:lang w:val="sk-SK"/>
        </w:rPr>
        <w:t xml:space="preserve">ia cena </w:t>
      </w:r>
      <w:del w:id="217" w:author="Pavol Steltenpohl" w:date="2025-04-24T14:12:00Z" w16du:dateUtc="2025-04-24T12:12:00Z">
        <w:r w:rsidRPr="00EC28F7" w:rsidDel="00FA1E34">
          <w:rPr>
            <w:lang w:val="sk-SK"/>
          </w:rPr>
          <w:delText xml:space="preserve">voci </w:delText>
        </w:r>
      </w:del>
      <w:ins w:id="218" w:author="Pavol Steltenpohl" w:date="2025-04-24T14:12:00Z" w16du:dateUtc="2025-04-24T12:12:00Z">
        <w:r w:rsidR="00FA1E34">
          <w:rPr>
            <w:lang w:val="sk-SK"/>
          </w:rPr>
          <w:t>v porovnaní s</w:t>
        </w:r>
        <w:r w:rsidR="00FA1E34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tradi</w:t>
      </w:r>
      <w:del w:id="219" w:author="Pavol Steltenpohl" w:date="2025-04-24T14:12:00Z" w16du:dateUtc="2025-04-24T12:12:00Z">
        <w:r w:rsidRPr="00EC28F7" w:rsidDel="00FA1E34">
          <w:rPr>
            <w:lang w:val="sk-SK"/>
          </w:rPr>
          <w:delText>c</w:delText>
        </w:r>
      </w:del>
      <w:ins w:id="220" w:author="Pavol Steltenpohl" w:date="2025-04-24T14:12:00Z" w16du:dateUtc="2025-04-24T12:12:00Z">
        <w:r w:rsidR="00FA1E34">
          <w:rPr>
            <w:lang w:val="sk-SK"/>
          </w:rPr>
          <w:t>č</w:t>
        </w:r>
      </w:ins>
      <w:r w:rsidRPr="00EC28F7">
        <w:rPr>
          <w:lang w:val="sk-SK"/>
        </w:rPr>
        <w:t>n</w:t>
      </w:r>
      <w:del w:id="221" w:author="Pavol Steltenpohl" w:date="2025-04-24T14:12:00Z" w16du:dateUtc="2025-04-24T12:12:00Z">
        <w:r w:rsidRPr="00EC28F7" w:rsidDel="00FA1E34">
          <w:rPr>
            <w:lang w:val="sk-SK"/>
          </w:rPr>
          <w:delText>y</w:delText>
        </w:r>
      </w:del>
      <w:ins w:id="222" w:author="Pavol Steltenpohl" w:date="2025-04-24T14:12:00Z" w16du:dateUtc="2025-04-24T12:12:00Z">
        <w:r w:rsidR="00FA1E34">
          <w:rPr>
            <w:lang w:val="sk-SK"/>
          </w:rPr>
          <w:t>ý</w:t>
        </w:r>
      </w:ins>
      <w:r w:rsidRPr="00EC28F7">
        <w:rPr>
          <w:lang w:val="sk-SK"/>
        </w:rPr>
        <w:t>m</w:t>
      </w:r>
      <w:ins w:id="223" w:author="Pavol Steltenpohl" w:date="2025-04-24T14:12:00Z" w16du:dateUtc="2025-04-24T12:12:00Z">
        <w:r w:rsidR="00FA1E34">
          <w:rPr>
            <w:lang w:val="sk-SK"/>
          </w:rPr>
          <w:t>i</w:t>
        </w:r>
      </w:ins>
      <w:r w:rsidRPr="00EC28F7">
        <w:rPr>
          <w:lang w:val="sk-SK"/>
        </w:rPr>
        <w:t xml:space="preserve"> rozp</w:t>
      </w:r>
      <w:del w:id="224" w:author="Pavol Steltenpohl" w:date="2025-04-24T14:12:00Z" w16du:dateUtc="2025-04-24T12:12:00Z">
        <w:r w:rsidRPr="00EC28F7" w:rsidDel="00FA1E34">
          <w:rPr>
            <w:lang w:val="sk-SK"/>
          </w:rPr>
          <w:delText>ust</w:delText>
        </w:r>
      </w:del>
      <w:ins w:id="225" w:author="Pavol Steltenpohl" w:date="2025-04-24T14:12:00Z" w16du:dateUtc="2025-04-24T12:12:00Z">
        <w:r w:rsidR="00FA1E34">
          <w:rPr>
            <w:lang w:val="sk-SK"/>
          </w:rPr>
          <w:t>úšť</w:t>
        </w:r>
      </w:ins>
      <w:r w:rsidRPr="00EC28F7">
        <w:rPr>
          <w:lang w:val="sk-SK"/>
        </w:rPr>
        <w:t>adlam</w:t>
      </w:r>
      <w:ins w:id="226" w:author="Pavol Steltenpohl" w:date="2025-04-24T14:12:00Z" w16du:dateUtc="2025-04-24T12:12:00Z">
        <w:r w:rsidR="00FA1E34">
          <w:rPr>
            <w:lang w:val="sk-SK"/>
          </w:rPr>
          <w:t>i</w:t>
        </w:r>
      </w:ins>
      <w:r w:rsidRPr="00EC28F7">
        <w:rPr>
          <w:lang w:val="sk-SK"/>
        </w:rPr>
        <w:t xml:space="preserve">. </w:t>
      </w:r>
    </w:p>
    <w:p w14:paraId="5C891AA4" w14:textId="75A587AD" w:rsidR="008F4ECA" w:rsidRPr="00EC28F7" w:rsidRDefault="008F4ECA" w:rsidP="008F4ECA">
      <w:pPr>
        <w:rPr>
          <w:lang w:val="sk-SK"/>
        </w:rPr>
      </w:pPr>
      <w:del w:id="227" w:author="Pavol Steltenpohl" w:date="2025-04-24T14:13:00Z" w16du:dateUtc="2025-04-24T12:13:00Z">
        <w:r w:rsidRPr="00EC28F7" w:rsidDel="00FA1E34">
          <w:rPr>
            <w:lang w:val="sk-SK"/>
          </w:rPr>
          <w:delText>Treba však povedať, že v</w:delText>
        </w:r>
      </w:del>
      <w:ins w:id="228" w:author="Pavol Steltenpohl" w:date="2025-04-24T14:13:00Z" w16du:dateUtc="2025-04-24T12:13:00Z">
        <w:r w:rsidR="00FA1E34">
          <w:rPr>
            <w:lang w:val="sk-SK"/>
          </w:rPr>
          <w:t>V</w:t>
        </w:r>
      </w:ins>
      <w:r w:rsidRPr="00EC28F7">
        <w:rPr>
          <w:lang w:val="sk-SK"/>
        </w:rPr>
        <w:t xml:space="preserve"> posledn</w:t>
      </w:r>
      <w:ins w:id="229" w:author="Pavol Steltenpohl" w:date="2025-04-24T14:13:00Z" w16du:dateUtc="2025-04-24T12:13:00Z">
        <w:r w:rsidR="00FA1E34">
          <w:rPr>
            <w:lang w:val="sk-SK"/>
          </w:rPr>
          <w:t>om období sa</w:t>
        </w:r>
      </w:ins>
      <w:del w:id="230" w:author="Pavol Steltenpohl" w:date="2025-04-24T14:13:00Z" w16du:dateUtc="2025-04-24T12:13:00Z">
        <w:r w:rsidRPr="00EC28F7" w:rsidDel="00FA1E34">
          <w:rPr>
            <w:lang w:val="sk-SK"/>
          </w:rPr>
          <w:delText>ých rokach</w:delText>
        </w:r>
      </w:del>
      <w:r w:rsidRPr="00EC28F7">
        <w:rPr>
          <w:lang w:val="sk-SK"/>
        </w:rPr>
        <w:t xml:space="preserve"> </w:t>
      </w:r>
      <w:del w:id="231" w:author="Pavol Steltenpohl" w:date="2025-04-24T14:13:00Z" w16du:dateUtc="2025-04-24T12:13:00Z">
        <w:r w:rsidRPr="00EC28F7" w:rsidDel="00FA1E34">
          <w:rPr>
            <w:lang w:val="sk-SK"/>
          </w:rPr>
          <w:delText xml:space="preserve">environmentálne </w:delText>
        </w:r>
      </w:del>
      <w:r w:rsidRPr="00EC28F7">
        <w:rPr>
          <w:lang w:val="sk-SK"/>
        </w:rPr>
        <w:t xml:space="preserve">znečistenie </w:t>
      </w:r>
      <w:ins w:id="232" w:author="Pavol Steltenpohl" w:date="2025-04-24T14:13:00Z" w16du:dateUtc="2025-04-24T12:13:00Z">
        <w:r w:rsidR="00FA1E34">
          <w:rPr>
            <w:lang w:val="sk-SK"/>
          </w:rPr>
          <w:t xml:space="preserve">životného prostredia </w:t>
        </w:r>
      </w:ins>
      <w:r w:rsidRPr="00EC28F7">
        <w:rPr>
          <w:lang w:val="sk-SK"/>
        </w:rPr>
        <w:t xml:space="preserve">spôsobené aktivitami chemického a energetického priemyslu </w:t>
      </w:r>
      <w:del w:id="233" w:author="Pavol Steltenpohl" w:date="2025-04-24T14:14:00Z" w16du:dateUtc="2025-04-24T12:14:00Z">
        <w:r w:rsidRPr="00EC28F7" w:rsidDel="00FA1E34">
          <w:rPr>
            <w:lang w:val="sk-SK"/>
          </w:rPr>
          <w:delText xml:space="preserve">sa </w:delText>
        </w:r>
      </w:del>
      <w:r w:rsidRPr="00EC28F7">
        <w:rPr>
          <w:lang w:val="sk-SK"/>
        </w:rPr>
        <w:t xml:space="preserve">neustále zvyšuje. </w:t>
      </w:r>
      <w:del w:id="234" w:author="Pavol Steltenpohl" w:date="2025-04-24T14:14:00Z" w16du:dateUtc="2025-04-24T12:14:00Z">
        <w:r w:rsidRPr="00EC28F7" w:rsidDel="00FA1E34">
          <w:rPr>
            <w:lang w:val="sk-SK"/>
          </w:rPr>
          <w:delText>Z tohto vyplýva po</w:delText>
        </w:r>
      </w:del>
      <w:ins w:id="235" w:author="Pavol Steltenpohl" w:date="2025-04-24T14:14:00Z" w16du:dateUtc="2025-04-24T12:14:00Z">
        <w:r w:rsidR="00FA1E34">
          <w:rPr>
            <w:lang w:val="sk-SK"/>
          </w:rPr>
          <w:t xml:space="preserve">Preto </w:t>
        </w:r>
      </w:ins>
      <w:r w:rsidRPr="00EC28F7">
        <w:rPr>
          <w:lang w:val="sk-SK"/>
        </w:rPr>
        <w:t xml:space="preserve">treba znečisťujúce látky a neekologické technológie nahradiť alternatívnymi, ktoré predstavujú pre prírodu a spoločnosť menšiu záťaž. Práve kvôli tomu boli iónové kvapaliny navrhnuté ako potenciálna náhrada </w:t>
      </w:r>
      <w:ins w:id="236" w:author="Pavol Steltenpohl" w:date="2025-04-24T14:15:00Z" w16du:dateUtc="2025-04-24T12:15:00Z">
        <w:r w:rsidR="00FA1E34">
          <w:rPr>
            <w:lang w:val="sk-SK"/>
          </w:rPr>
          <w:t xml:space="preserve">za </w:t>
        </w:r>
      </w:ins>
      <w:r w:rsidRPr="00EC28F7">
        <w:rPr>
          <w:lang w:val="sk-SK"/>
        </w:rPr>
        <w:t>toxick</w:t>
      </w:r>
      <w:ins w:id="237" w:author="Pavol Steltenpohl" w:date="2025-04-24T14:15:00Z" w16du:dateUtc="2025-04-24T12:15:00Z">
        <w:r w:rsidR="00FA1E34">
          <w:rPr>
            <w:lang w:val="sk-SK"/>
          </w:rPr>
          <w:t>é</w:t>
        </w:r>
      </w:ins>
      <w:del w:id="238" w:author="Pavol Steltenpohl" w:date="2025-04-24T14:15:00Z" w16du:dateUtc="2025-04-24T12:15:00Z">
        <w:r w:rsidRPr="00EC28F7" w:rsidDel="00FA1E34">
          <w:rPr>
            <w:lang w:val="sk-SK"/>
          </w:rPr>
          <w:delText>ých</w:delText>
        </w:r>
      </w:del>
      <w:r w:rsidRPr="00EC28F7">
        <w:rPr>
          <w:lang w:val="sk-SK"/>
        </w:rPr>
        <w:t xml:space="preserve"> organick</w:t>
      </w:r>
      <w:ins w:id="239" w:author="Pavol Steltenpohl" w:date="2025-04-24T14:15:00Z" w16du:dateUtc="2025-04-24T12:15:00Z">
        <w:r w:rsidR="00FA1E34">
          <w:rPr>
            <w:lang w:val="sk-SK"/>
          </w:rPr>
          <w:t>é</w:t>
        </w:r>
      </w:ins>
      <w:del w:id="240" w:author="Pavol Steltenpohl" w:date="2025-04-24T14:15:00Z" w16du:dateUtc="2025-04-24T12:15:00Z">
        <w:r w:rsidRPr="00EC28F7" w:rsidDel="00FA1E34">
          <w:rPr>
            <w:lang w:val="sk-SK"/>
          </w:rPr>
          <w:delText>ých</w:delText>
        </w:r>
      </w:del>
      <w:r w:rsidRPr="00EC28F7">
        <w:rPr>
          <w:lang w:val="sk-SK"/>
        </w:rPr>
        <w:t xml:space="preserve"> rozpúšťad</w:t>
      </w:r>
      <w:ins w:id="241" w:author="Pavol Steltenpohl" w:date="2025-04-24T14:15:00Z" w16du:dateUtc="2025-04-24T12:15:00Z">
        <w:r w:rsidR="00FA1E34">
          <w:rPr>
            <w:lang w:val="sk-SK"/>
          </w:rPr>
          <w:t>lá</w:t>
        </w:r>
      </w:ins>
      <w:del w:id="242" w:author="Pavol Steltenpohl" w:date="2025-04-24T14:15:00Z" w16du:dateUtc="2025-04-24T12:15:00Z">
        <w:r w:rsidRPr="00EC28F7" w:rsidDel="00FA1E34">
          <w:rPr>
            <w:lang w:val="sk-SK"/>
          </w:rPr>
          <w:delText>iel</w:delText>
        </w:r>
      </w:del>
      <w:r w:rsidRPr="00EC28F7">
        <w:rPr>
          <w:lang w:val="sk-SK"/>
        </w:rPr>
        <w:t xml:space="preserve">. Iónové kvapaliny </w:t>
      </w:r>
      <w:del w:id="243" w:author="Pavol Steltenpohl" w:date="2025-04-24T14:15:00Z" w16du:dateUtc="2025-04-24T12:15:00Z">
        <w:r w:rsidRPr="00EC28F7" w:rsidDel="00FA1E34">
          <w:rPr>
            <w:lang w:val="sk-SK"/>
          </w:rPr>
          <w:delText xml:space="preserve">ponúkajú </w:delText>
        </w:r>
      </w:del>
      <w:ins w:id="244" w:author="Pavol Steltenpohl" w:date="2025-04-24T14:15:00Z" w16du:dateUtc="2025-04-24T12:15:00Z">
        <w:r w:rsidR="00FA1E34">
          <w:rPr>
            <w:lang w:val="sk-SK"/>
          </w:rPr>
          <w:t>s</w:t>
        </w:r>
        <w:r w:rsidR="00FA1E34" w:rsidRPr="00EC28F7">
          <w:rPr>
            <w:lang w:val="sk-SK"/>
          </w:rPr>
          <w:t xml:space="preserve">ú </w:t>
        </w:r>
      </w:ins>
      <w:r w:rsidRPr="00EC28F7">
        <w:rPr>
          <w:lang w:val="sk-SK"/>
        </w:rPr>
        <w:t>ekologickejš</w:t>
      </w:r>
      <w:ins w:id="245" w:author="Pavol Steltenpohl" w:date="2025-04-24T14:15:00Z" w16du:dateUtc="2025-04-24T12:15:00Z">
        <w:r w:rsidR="00FA1E34">
          <w:rPr>
            <w:lang w:val="sk-SK"/>
          </w:rPr>
          <w:t>ou</w:t>
        </w:r>
      </w:ins>
      <w:del w:id="246" w:author="Pavol Steltenpohl" w:date="2025-04-24T14:15:00Z" w16du:dateUtc="2025-04-24T12:15:00Z">
        <w:r w:rsidRPr="00EC28F7" w:rsidDel="00FA1E34">
          <w:rPr>
            <w:lang w:val="sk-SK"/>
          </w:rPr>
          <w:delText>iu, neprchavú a vysoko recyklovateľnú možnosť</w:delText>
        </w:r>
      </w:del>
      <w:ins w:id="247" w:author="Pavol Steltenpohl" w:date="2025-04-24T14:15:00Z" w16du:dateUtc="2025-04-24T12:15:00Z">
        <w:r w:rsidR="00FA1E34">
          <w:rPr>
            <w:lang w:val="sk-SK"/>
          </w:rPr>
          <w:t xml:space="preserve"> alterna</w:t>
        </w:r>
      </w:ins>
      <w:ins w:id="248" w:author="Pavol Steltenpohl" w:date="2025-04-24T14:16:00Z" w16du:dateUtc="2025-04-24T12:16:00Z">
        <w:r w:rsidR="00FA1E34">
          <w:rPr>
            <w:lang w:val="sk-SK"/>
          </w:rPr>
          <w:t>tívou</w:t>
        </w:r>
      </w:ins>
      <w:r w:rsidRPr="00EC28F7">
        <w:rPr>
          <w:lang w:val="sk-SK"/>
        </w:rPr>
        <w:t xml:space="preserve"> pre </w:t>
      </w:r>
      <w:del w:id="249" w:author="Pavol Steltenpohl" w:date="2025-04-24T14:16:00Z" w16du:dateUtc="2025-04-24T12:16:00Z">
        <w:r w:rsidRPr="00EC28F7" w:rsidDel="00FA1E34">
          <w:rPr>
            <w:lang w:val="sk-SK"/>
          </w:rPr>
          <w:delText>systémy LLE</w:delText>
        </w:r>
      </w:del>
      <w:ins w:id="250" w:author="Pavol Steltenpohl" w:date="2025-04-24T14:16:00Z" w16du:dateUtc="2025-04-24T12:16:00Z">
        <w:r w:rsidR="00FA1E34">
          <w:rPr>
            <w:lang w:val="sk-SK"/>
          </w:rPr>
          <w:t>delenie zmesí kvapalinovou extrakciou</w:t>
        </w:r>
      </w:ins>
      <w:r w:rsidRPr="00EC28F7">
        <w:rPr>
          <w:lang w:val="sk-SK"/>
        </w:rPr>
        <w:t xml:space="preserve">. Keďže </w:t>
      </w:r>
      <w:del w:id="251" w:author="Pavol Steltenpohl" w:date="2025-04-24T14:16:00Z" w16du:dateUtc="2025-04-24T12:16:00Z">
        <w:r w:rsidRPr="00EC28F7" w:rsidDel="00FA1E34">
          <w:rPr>
            <w:lang w:val="sk-SK"/>
          </w:rPr>
          <w:delText xml:space="preserve">ich výrobné a prevádzkové </w:delText>
        </w:r>
      </w:del>
      <w:r w:rsidRPr="00EC28F7">
        <w:rPr>
          <w:lang w:val="sk-SK"/>
        </w:rPr>
        <w:t xml:space="preserve">náklady </w:t>
      </w:r>
      <w:ins w:id="252" w:author="Pavol Steltenpohl" w:date="2025-04-24T14:16:00Z" w16du:dateUtc="2025-04-24T12:16:00Z">
        <w:r w:rsidR="00FA1E34">
          <w:rPr>
            <w:lang w:val="sk-SK"/>
          </w:rPr>
          <w:t xml:space="preserve">na výrobu iónových kvapalín postupne </w:t>
        </w:r>
      </w:ins>
      <w:r w:rsidRPr="00EC28F7">
        <w:rPr>
          <w:lang w:val="sk-SK"/>
        </w:rPr>
        <w:t>klesajú, očakáva sa, že v blízkej budúcnosti budú vo veľkej miere využívané vo veľkých priemyselných aplikáciách. [1,14,15,16]</w:t>
      </w:r>
    </w:p>
    <w:p w14:paraId="12CFDEBF" w14:textId="07B08EC5" w:rsidR="00237A3B" w:rsidRPr="00EC28F7" w:rsidRDefault="008F4ECA" w:rsidP="008F4ECA">
      <w:pPr>
        <w:rPr>
          <w:lang w:val="sk-SK"/>
        </w:rPr>
      </w:pPr>
      <w:del w:id="253" w:author="Pavol Steltenpohl" w:date="2025-04-24T14:17:00Z" w16du:dateUtc="2025-04-24T12:17:00Z">
        <w:r w:rsidRPr="00EC28F7" w:rsidDel="00FA1E34">
          <w:rPr>
            <w:lang w:val="sk-SK"/>
          </w:rPr>
          <w:delText>Pre našu</w:delText>
        </w:r>
      </w:del>
      <w:ins w:id="254" w:author="Pavol Steltenpohl" w:date="2025-04-24T14:17:00Z" w16du:dateUtc="2025-04-24T12:17:00Z">
        <w:r w:rsidR="00FA1E34">
          <w:rPr>
            <w:lang w:val="sk-SK"/>
          </w:rPr>
          <w:t>V tejto</w:t>
        </w:r>
      </w:ins>
      <w:r w:rsidRPr="00EC28F7">
        <w:rPr>
          <w:lang w:val="sk-SK"/>
        </w:rPr>
        <w:t xml:space="preserve"> prác</w:t>
      </w:r>
      <w:ins w:id="255" w:author="Pavol Steltenpohl" w:date="2025-04-24T14:17:00Z" w16du:dateUtc="2025-04-24T12:17:00Z">
        <w:r w:rsidR="00FA1E34">
          <w:rPr>
            <w:lang w:val="sk-SK"/>
          </w:rPr>
          <w:t>i</w:t>
        </w:r>
      </w:ins>
      <w:del w:id="256" w:author="Pavol Steltenpohl" w:date="2025-04-24T14:17:00Z" w16du:dateUtc="2025-04-24T12:17:00Z">
        <w:r w:rsidRPr="00EC28F7" w:rsidDel="00FA1E34">
          <w:rPr>
            <w:lang w:val="sk-SK"/>
          </w:rPr>
          <w:delText>u</w:delText>
        </w:r>
      </w:del>
      <w:r w:rsidRPr="00EC28F7">
        <w:rPr>
          <w:lang w:val="sk-SK"/>
        </w:rPr>
        <w:t xml:space="preserve">, v ktorej sa venujeme separácii </w:t>
      </w:r>
      <w:proofErr w:type="spellStart"/>
      <w:r w:rsidRPr="00EC28F7">
        <w:rPr>
          <w:lang w:val="sk-SK"/>
        </w:rPr>
        <w:t>azeotropickej</w:t>
      </w:r>
      <w:proofErr w:type="spellEnd"/>
      <w:r w:rsidRPr="00EC28F7">
        <w:rPr>
          <w:lang w:val="sk-SK"/>
        </w:rPr>
        <w:t xml:space="preserve"> zmesi MTBE a </w:t>
      </w:r>
      <w:proofErr w:type="spellStart"/>
      <w:r w:rsidRPr="00EC28F7">
        <w:rPr>
          <w:lang w:val="sk-SK"/>
        </w:rPr>
        <w:t>metanolu</w:t>
      </w:r>
      <w:proofErr w:type="spellEnd"/>
      <w:r w:rsidRPr="00EC28F7">
        <w:rPr>
          <w:lang w:val="sk-SK"/>
        </w:rPr>
        <w:t xml:space="preserve">, sme </w:t>
      </w:r>
      <w:ins w:id="257" w:author="Pavol Steltenpohl" w:date="2025-04-24T14:17:00Z" w16du:dateUtc="2025-04-24T12:17:00Z">
        <w:r w:rsidR="00D04765">
          <w:rPr>
            <w:lang w:val="sk-SK"/>
          </w:rPr>
          <w:t>ako ex</w:t>
        </w:r>
      </w:ins>
      <w:ins w:id="258" w:author="Pavol Steltenpohl" w:date="2025-04-24T14:18:00Z" w16du:dateUtc="2025-04-24T12:18:00Z">
        <w:r w:rsidR="00D04765">
          <w:rPr>
            <w:lang w:val="sk-SK"/>
          </w:rPr>
          <w:t xml:space="preserve">trakčné rozpúšťadlo </w:t>
        </w:r>
      </w:ins>
      <w:r w:rsidRPr="00EC28F7">
        <w:rPr>
          <w:lang w:val="sk-SK"/>
        </w:rPr>
        <w:t>zvolili iónovú kvapalinu 1-butyl-3-met</w:t>
      </w:r>
      <w:del w:id="259" w:author="Pavol Steltenpohl" w:date="2025-04-24T14:18:00Z" w16du:dateUtc="2025-04-24T12:18:00Z">
        <w:r w:rsidRPr="00EC28F7" w:rsidDel="00D04765">
          <w:rPr>
            <w:lang w:val="sk-SK"/>
          </w:rPr>
          <w:delText>h</w:delText>
        </w:r>
      </w:del>
      <w:r w:rsidRPr="00EC28F7">
        <w:rPr>
          <w:lang w:val="sk-SK"/>
        </w:rPr>
        <w:t>ylimidaz</w:t>
      </w:r>
      <w:ins w:id="260" w:author="Pavol Steltenpohl" w:date="2025-04-24T14:18:00Z" w16du:dateUtc="2025-04-24T12:18:00Z">
        <w:r w:rsidR="00D04765">
          <w:rPr>
            <w:lang w:val="sk-SK"/>
          </w:rPr>
          <w:t>ó</w:t>
        </w:r>
      </w:ins>
      <w:del w:id="261" w:author="Pavol Steltenpohl" w:date="2025-04-24T14:18:00Z" w16du:dateUtc="2025-04-24T12:18:00Z">
        <w:r w:rsidRPr="00EC28F7" w:rsidDel="00D04765">
          <w:rPr>
            <w:lang w:val="sk-SK"/>
          </w:rPr>
          <w:delText>o</w:delText>
        </w:r>
      </w:del>
      <w:r w:rsidRPr="00EC28F7">
        <w:rPr>
          <w:lang w:val="sk-SK"/>
        </w:rPr>
        <w:t xml:space="preserve">lium </w:t>
      </w:r>
      <w:proofErr w:type="spellStart"/>
      <w:r w:rsidRPr="00EC28F7">
        <w:rPr>
          <w:lang w:val="sk-SK"/>
        </w:rPr>
        <w:t>hydrogénsulfát</w:t>
      </w:r>
      <w:proofErr w:type="spellEnd"/>
      <w:r w:rsidRPr="00EC28F7">
        <w:rPr>
          <w:lang w:val="sk-SK"/>
        </w:rPr>
        <w:t xml:space="preserve"> </w:t>
      </w:r>
      <w:del w:id="262" w:author="Pavol Steltenpohl" w:date="2025-04-24T14:17:00Z" w16du:dateUtc="2025-04-24T12:17:00Z">
        <w:r w:rsidRPr="00EC28F7" w:rsidDel="00D04765">
          <w:rPr>
            <w:lang w:val="sk-SK"/>
          </w:rPr>
          <w:delText xml:space="preserve">v skratke </w:delText>
        </w:r>
      </w:del>
      <w:r w:rsidRPr="00EC28F7">
        <w:rPr>
          <w:lang w:val="sk-SK"/>
        </w:rPr>
        <w:t>[BMIM][HSO</w:t>
      </w:r>
      <w:r w:rsidRPr="00D04765">
        <w:rPr>
          <w:vertAlign w:val="subscript"/>
          <w:lang w:val="sk-SK"/>
          <w:rPrChange w:id="263" w:author="Pavol Steltenpohl" w:date="2025-04-24T14:18:00Z" w16du:dateUtc="2025-04-24T12:18:00Z">
            <w:rPr>
              <w:lang w:val="sk-SK"/>
            </w:rPr>
          </w:rPrChange>
        </w:rPr>
        <w:t>4</w:t>
      </w:r>
      <w:r w:rsidRPr="00EC28F7">
        <w:rPr>
          <w:lang w:val="sk-SK"/>
        </w:rPr>
        <w:t xml:space="preserve">]. Iónové kvapaliny </w:t>
      </w:r>
      <w:del w:id="264" w:author="Pavol Steltenpohl" w:date="2025-04-24T14:19:00Z" w16du:dateUtc="2025-04-24T12:19:00Z">
        <w:r w:rsidRPr="00EC28F7" w:rsidDel="00D04765">
          <w:rPr>
            <w:lang w:val="sk-SK"/>
          </w:rPr>
          <w:delText xml:space="preserve">založené na </w:delText>
        </w:r>
      </w:del>
      <w:ins w:id="265" w:author="Pavol Steltenpohl" w:date="2025-04-24T14:19:00Z" w16du:dateUtc="2025-04-24T12:19:00Z">
        <w:r w:rsidR="00D04765">
          <w:rPr>
            <w:lang w:val="sk-SK"/>
          </w:rPr>
          <w:t xml:space="preserve">s </w:t>
        </w:r>
      </w:ins>
      <w:proofErr w:type="spellStart"/>
      <w:r w:rsidRPr="00EC28F7">
        <w:rPr>
          <w:lang w:val="sk-SK"/>
        </w:rPr>
        <w:t>imidazóliov</w:t>
      </w:r>
      <w:ins w:id="266" w:author="Pavol Steltenpohl" w:date="2025-04-24T14:19:00Z" w16du:dateUtc="2025-04-24T12:19:00Z">
        <w:r w:rsidR="00D04765">
          <w:rPr>
            <w:lang w:val="sk-SK"/>
          </w:rPr>
          <w:t>ý</w:t>
        </w:r>
      </w:ins>
      <w:del w:id="267" w:author="Pavol Steltenpohl" w:date="2025-04-24T14:19:00Z" w16du:dateUtc="2025-04-24T12:19:00Z">
        <w:r w:rsidRPr="00EC28F7" w:rsidDel="00D04765">
          <w:rPr>
            <w:lang w:val="sk-SK"/>
          </w:rPr>
          <w:delText>o</w:delText>
        </w:r>
      </w:del>
      <w:r w:rsidRPr="00EC28F7">
        <w:rPr>
          <w:lang w:val="sk-SK"/>
        </w:rPr>
        <w:t>m</w:t>
      </w:r>
      <w:proofErr w:type="spellEnd"/>
      <w:r w:rsidRPr="00EC28F7">
        <w:rPr>
          <w:lang w:val="sk-SK"/>
        </w:rPr>
        <w:t xml:space="preserve"> k</w:t>
      </w:r>
      <w:del w:id="268" w:author="Pavol Steltenpohl" w:date="2025-04-24T14:19:00Z" w16du:dateUtc="2025-04-24T12:19:00Z">
        <w:r w:rsidRPr="00EC28F7" w:rsidDel="00D04765">
          <w:rPr>
            <w:lang w:val="sk-SK"/>
          </w:rPr>
          <w:delText>ruhu</w:delText>
        </w:r>
      </w:del>
      <w:ins w:id="269" w:author="Pavol Steltenpohl" w:date="2025-04-24T14:19:00Z" w16du:dateUtc="2025-04-24T12:19:00Z">
        <w:r w:rsidR="00D04765">
          <w:rPr>
            <w:lang w:val="sk-SK"/>
          </w:rPr>
          <w:t>atiónom</w:t>
        </w:r>
      </w:ins>
      <w:r w:rsidRPr="00EC28F7">
        <w:rPr>
          <w:lang w:val="sk-SK"/>
        </w:rPr>
        <w:t xml:space="preserve"> sú veľmi </w:t>
      </w:r>
      <w:r w:rsidRPr="00EC28F7">
        <w:rPr>
          <w:lang w:val="sk-SK"/>
        </w:rPr>
        <w:lastRenderedPageBreak/>
        <w:t xml:space="preserve">populárne kvôli ich nízkej viskozite a relatívne jednoduchej syntéze v porovnaní s inými iónovými kvapalinami. [1] V tabuľke č.2 </w:t>
      </w:r>
      <w:del w:id="270" w:author="Pavol Steltenpohl" w:date="2025-04-24T14:19:00Z" w16du:dateUtc="2025-04-24T12:19:00Z">
        <w:r w:rsidRPr="00EC28F7" w:rsidDel="00D04765">
          <w:rPr>
            <w:lang w:val="sk-SK"/>
          </w:rPr>
          <w:delText>môžeme vidieť</w:delText>
        </w:r>
      </w:del>
      <w:ins w:id="271" w:author="Pavol Steltenpohl" w:date="2025-04-24T14:19:00Z" w16du:dateUtc="2025-04-24T12:19:00Z">
        <w:r w:rsidR="00D04765">
          <w:rPr>
            <w:lang w:val="sk-SK"/>
          </w:rPr>
          <w:t>sú uvedené</w:t>
        </w:r>
      </w:ins>
      <w:r w:rsidRPr="00EC28F7">
        <w:rPr>
          <w:lang w:val="sk-SK"/>
        </w:rPr>
        <w:t xml:space="preserve"> vybrané vlastnosti </w:t>
      </w:r>
      <w:ins w:id="272" w:author="Pavol Steltenpohl" w:date="2025-04-24T14:19:00Z" w16du:dateUtc="2025-04-24T12:19:00Z">
        <w:r w:rsidR="00D04765">
          <w:rPr>
            <w:lang w:val="sk-SK"/>
          </w:rPr>
          <w:t xml:space="preserve">tejto </w:t>
        </w:r>
      </w:ins>
      <w:r w:rsidRPr="00EC28F7">
        <w:rPr>
          <w:lang w:val="sk-SK"/>
        </w:rPr>
        <w:t>iónovej kvapaliny</w:t>
      </w:r>
      <w:ins w:id="273" w:author="Pavol Steltenpohl" w:date="2025-04-24T14:20:00Z" w16du:dateUtc="2025-04-24T12:20:00Z">
        <w:r w:rsidR="00D04765">
          <w:rPr>
            <w:lang w:val="sk-SK"/>
          </w:rPr>
          <w:t>.</w:t>
        </w:r>
      </w:ins>
    </w:p>
    <w:p w14:paraId="4BA0FEB5" w14:textId="77777777" w:rsidR="008F4ECA" w:rsidRPr="00EC28F7" w:rsidRDefault="008F4ECA" w:rsidP="008F4ECA">
      <w:pPr>
        <w:rPr>
          <w:lang w:val="sk-SK"/>
        </w:rPr>
      </w:pPr>
    </w:p>
    <w:tbl>
      <w:tblPr>
        <w:tblStyle w:val="Mriekatabuky"/>
        <w:tblpPr w:leftFromText="141" w:rightFromText="141" w:vertAnchor="text" w:horzAnchor="margin" w:tblpY="407"/>
        <w:tblW w:w="5000" w:type="pct"/>
        <w:tblLook w:val="04A0" w:firstRow="1" w:lastRow="0" w:firstColumn="1" w:lastColumn="0" w:noHBand="0" w:noVBand="1"/>
      </w:tblPr>
      <w:tblGrid>
        <w:gridCol w:w="2900"/>
        <w:gridCol w:w="4529"/>
      </w:tblGrid>
      <w:tr w:rsidR="008F4ECA" w:rsidRPr="00EC28F7" w14:paraId="0E262FD0" w14:textId="77777777" w:rsidTr="008F4ECA">
        <w:tc>
          <w:tcPr>
            <w:tcW w:w="1952" w:type="pct"/>
          </w:tcPr>
          <w:p w14:paraId="7A583DDE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>Chemický vzorec</w:t>
            </w:r>
          </w:p>
        </w:tc>
        <w:tc>
          <w:tcPr>
            <w:tcW w:w="3048" w:type="pct"/>
          </w:tcPr>
          <w:p w14:paraId="264A5EDE" w14:textId="77777777" w:rsidR="00845B3A" w:rsidRPr="00EC28F7" w:rsidRDefault="00845B3A" w:rsidP="008F4ECA">
            <w:pPr>
              <w:ind w:firstLine="0"/>
              <w:jc w:val="center"/>
              <w:rPr>
                <w:lang w:val="sk-SK"/>
              </w:rPr>
            </w:pPr>
            <w:r w:rsidRPr="00EC28F7">
              <w:rPr>
                <w:lang w:val="sk-SK"/>
              </w:rPr>
              <w:t>C</w:t>
            </w:r>
            <w:r w:rsidRPr="00EC28F7">
              <w:rPr>
                <w:vertAlign w:val="subscript"/>
                <w:lang w:val="sk-SK"/>
              </w:rPr>
              <w:t>8</w:t>
            </w:r>
            <w:r w:rsidRPr="00EC28F7">
              <w:rPr>
                <w:lang w:val="sk-SK"/>
              </w:rPr>
              <w:t>H</w:t>
            </w:r>
            <w:r w:rsidRPr="00EC28F7">
              <w:rPr>
                <w:vertAlign w:val="subscript"/>
                <w:lang w:val="sk-SK"/>
              </w:rPr>
              <w:t>16</w:t>
            </w:r>
            <w:r w:rsidRPr="00EC28F7">
              <w:rPr>
                <w:lang w:val="sk-SK"/>
              </w:rPr>
              <w:t>N</w:t>
            </w:r>
            <w:r w:rsidRPr="00EC28F7">
              <w:rPr>
                <w:vertAlign w:val="subscript"/>
                <w:lang w:val="sk-SK"/>
              </w:rPr>
              <w:t>2</w:t>
            </w:r>
            <w:r w:rsidRPr="00EC28F7">
              <w:rPr>
                <w:lang w:val="sk-SK"/>
              </w:rPr>
              <w:t>O</w:t>
            </w:r>
            <w:r w:rsidRPr="00EC28F7">
              <w:rPr>
                <w:vertAlign w:val="subscript"/>
                <w:lang w:val="sk-SK"/>
              </w:rPr>
              <w:t>4</w:t>
            </w:r>
            <w:r w:rsidRPr="00EC28F7">
              <w:rPr>
                <w:lang w:val="sk-SK"/>
              </w:rPr>
              <w:t>S</w:t>
            </w:r>
          </w:p>
        </w:tc>
      </w:tr>
      <w:tr w:rsidR="008F4ECA" w:rsidRPr="00EC28F7" w14:paraId="432EC214" w14:textId="77777777" w:rsidTr="008F4ECA">
        <w:tc>
          <w:tcPr>
            <w:tcW w:w="1952" w:type="pct"/>
          </w:tcPr>
          <w:p w14:paraId="6A04E4C6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>Štruktúrny vzorec</w:t>
            </w:r>
          </w:p>
        </w:tc>
        <w:tc>
          <w:tcPr>
            <w:tcW w:w="3048" w:type="pct"/>
          </w:tcPr>
          <w:p w14:paraId="58C97232" w14:textId="77777777" w:rsidR="00845B3A" w:rsidRPr="00EC28F7" w:rsidRDefault="00845B3A" w:rsidP="008F4ECA">
            <w:pPr>
              <w:ind w:firstLine="0"/>
              <w:jc w:val="center"/>
              <w:rPr>
                <w:lang w:val="sk-SK"/>
              </w:rPr>
            </w:pPr>
            <w:r w:rsidRPr="00EC28F7">
              <w:rPr>
                <w:noProof/>
                <w:lang w:val="sk-SK" w:eastAsia="sk-SK"/>
              </w:rPr>
              <w:drawing>
                <wp:inline distT="0" distB="0" distL="0" distR="0" wp14:anchorId="36F539DB" wp14:editId="78B9560E">
                  <wp:extent cx="2590800" cy="1541526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566" cy="15425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B3A" w:rsidRPr="00EC28F7" w14:paraId="23C71DF9" w14:textId="77777777" w:rsidTr="008F4ECA">
        <w:tc>
          <w:tcPr>
            <w:tcW w:w="1952" w:type="pct"/>
          </w:tcPr>
          <w:p w14:paraId="73D851E7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>CAS</w:t>
            </w:r>
          </w:p>
        </w:tc>
        <w:tc>
          <w:tcPr>
            <w:tcW w:w="3048" w:type="pct"/>
          </w:tcPr>
          <w:p w14:paraId="4CCB068D" w14:textId="77777777" w:rsidR="00845B3A" w:rsidRPr="00EC28F7" w:rsidRDefault="00845B3A" w:rsidP="008F4ECA">
            <w:pPr>
              <w:ind w:firstLine="0"/>
              <w:jc w:val="center"/>
              <w:rPr>
                <w:noProof/>
                <w:lang w:val="sk-SK" w:eastAsia="sk-SK"/>
              </w:rPr>
            </w:pPr>
            <w:r w:rsidRPr="00EC28F7">
              <w:rPr>
                <w:noProof/>
                <w:lang w:val="sk-SK" w:eastAsia="sk-SK"/>
              </w:rPr>
              <w:t>262297-13-2</w:t>
            </w:r>
          </w:p>
        </w:tc>
      </w:tr>
      <w:tr w:rsidR="008F4ECA" w:rsidRPr="00EC28F7" w14:paraId="51372AE7" w14:textId="77777777" w:rsidTr="008F4ECA">
        <w:tc>
          <w:tcPr>
            <w:tcW w:w="1952" w:type="pct"/>
          </w:tcPr>
          <w:p w14:paraId="28D5AFA0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>Mólová hmotnosť</w:t>
            </w:r>
            <w:r w:rsidRPr="00EC28F7">
              <w:rPr>
                <w:noProof/>
                <w:lang w:val="sk-SK"/>
              </w:rPr>
              <w:t xml:space="preserve"> [g/mol]</w:t>
            </w:r>
          </w:p>
        </w:tc>
        <w:tc>
          <w:tcPr>
            <w:tcW w:w="3048" w:type="pct"/>
          </w:tcPr>
          <w:p w14:paraId="28BF629F" w14:textId="77777777" w:rsidR="00845B3A" w:rsidRPr="00EC28F7" w:rsidRDefault="00845B3A" w:rsidP="008F4ECA">
            <w:pPr>
              <w:ind w:firstLine="0"/>
              <w:jc w:val="center"/>
              <w:rPr>
                <w:noProof/>
                <w:lang w:val="sk-SK"/>
              </w:rPr>
            </w:pPr>
            <w:r w:rsidRPr="00EC28F7">
              <w:rPr>
                <w:noProof/>
                <w:lang w:val="sk-SK"/>
              </w:rPr>
              <w:t>236,29</w:t>
            </w:r>
          </w:p>
        </w:tc>
      </w:tr>
      <w:tr w:rsidR="008F4ECA" w:rsidRPr="00EC28F7" w14:paraId="68F3F3F2" w14:textId="77777777" w:rsidTr="008F4ECA">
        <w:tc>
          <w:tcPr>
            <w:tcW w:w="1952" w:type="pct"/>
          </w:tcPr>
          <w:p w14:paraId="4C75C226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 xml:space="preserve">Teplota topenia </w:t>
            </w:r>
            <w:r w:rsidRPr="00EC28F7">
              <w:rPr>
                <w:noProof/>
                <w:lang w:val="sk-SK"/>
              </w:rPr>
              <w:t>[</w:t>
            </w:r>
            <w:r w:rsidRPr="00EC28F7">
              <w:rPr>
                <w:lang w:val="sk-SK"/>
              </w:rPr>
              <w:t>°C]</w:t>
            </w:r>
          </w:p>
        </w:tc>
        <w:tc>
          <w:tcPr>
            <w:tcW w:w="3048" w:type="pct"/>
          </w:tcPr>
          <w:p w14:paraId="5CA60AAA" w14:textId="77777777" w:rsidR="00845B3A" w:rsidRPr="00EC28F7" w:rsidRDefault="00845B3A" w:rsidP="008F4ECA">
            <w:pPr>
              <w:ind w:firstLine="0"/>
              <w:jc w:val="center"/>
              <w:rPr>
                <w:noProof/>
                <w:lang w:val="sk-SK"/>
              </w:rPr>
            </w:pPr>
            <w:r w:rsidRPr="00EC28F7">
              <w:rPr>
                <w:noProof/>
                <w:lang w:val="sk-SK"/>
              </w:rPr>
              <w:t>29</w:t>
            </w:r>
          </w:p>
        </w:tc>
      </w:tr>
      <w:tr w:rsidR="008F4ECA" w:rsidRPr="00EC28F7" w14:paraId="4B5CAB34" w14:textId="77777777" w:rsidTr="008F4ECA">
        <w:tc>
          <w:tcPr>
            <w:tcW w:w="1952" w:type="pct"/>
          </w:tcPr>
          <w:p w14:paraId="71E28319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 xml:space="preserve">Hustota pri 25 </w:t>
            </w:r>
            <w:r w:rsidRPr="00EC28F7">
              <w:rPr>
                <w:b/>
                <w:lang w:val="sk-SK"/>
              </w:rPr>
              <w:t>°C</w:t>
            </w:r>
            <w:r w:rsidRPr="00EC28F7">
              <w:rPr>
                <w:b/>
                <w:bCs/>
                <w:lang w:val="sk-SK"/>
              </w:rPr>
              <w:t xml:space="preserve">   </w:t>
            </w:r>
            <w:r w:rsidRPr="00EC28F7">
              <w:rPr>
                <w:noProof/>
                <w:lang w:val="sk-SK"/>
              </w:rPr>
              <w:t>[kg/m</w:t>
            </w:r>
            <w:r w:rsidRPr="00EC28F7">
              <w:rPr>
                <w:noProof/>
                <w:vertAlign w:val="superscript"/>
                <w:lang w:val="sk-SK"/>
              </w:rPr>
              <w:t>3</w:t>
            </w:r>
            <w:r w:rsidRPr="00EC28F7">
              <w:rPr>
                <w:noProof/>
                <w:lang w:val="sk-SK"/>
              </w:rPr>
              <w:t>]</w:t>
            </w:r>
          </w:p>
        </w:tc>
        <w:tc>
          <w:tcPr>
            <w:tcW w:w="3048" w:type="pct"/>
          </w:tcPr>
          <w:p w14:paraId="19CC3D69" w14:textId="77777777" w:rsidR="00845B3A" w:rsidRPr="00EC28F7" w:rsidRDefault="00845B3A" w:rsidP="008F4ECA">
            <w:pPr>
              <w:ind w:firstLine="0"/>
              <w:jc w:val="center"/>
              <w:rPr>
                <w:noProof/>
                <w:lang w:val="sk-SK"/>
              </w:rPr>
            </w:pPr>
            <w:r w:rsidRPr="00EC28F7">
              <w:rPr>
                <w:noProof/>
                <w:lang w:val="sk-SK"/>
              </w:rPr>
              <w:t>1277</w:t>
            </w:r>
          </w:p>
        </w:tc>
      </w:tr>
      <w:tr w:rsidR="008F4ECA" w:rsidRPr="00EC28F7" w14:paraId="173320FF" w14:textId="77777777" w:rsidTr="008F4ECA">
        <w:tc>
          <w:tcPr>
            <w:tcW w:w="1952" w:type="pct"/>
          </w:tcPr>
          <w:p w14:paraId="3D20BD5C" w14:textId="77777777" w:rsidR="00845B3A" w:rsidRPr="00EC28F7" w:rsidRDefault="00845B3A" w:rsidP="008F4ECA">
            <w:pPr>
              <w:ind w:firstLine="0"/>
              <w:jc w:val="center"/>
              <w:rPr>
                <w:b/>
                <w:bCs/>
                <w:lang w:val="sk-SK"/>
              </w:rPr>
            </w:pPr>
            <w:r w:rsidRPr="00EC28F7">
              <w:rPr>
                <w:b/>
                <w:bCs/>
                <w:lang w:val="sk-SK"/>
              </w:rPr>
              <w:t xml:space="preserve">Viskozita pri 25 </w:t>
            </w:r>
            <w:r w:rsidRPr="00EC28F7">
              <w:rPr>
                <w:b/>
                <w:lang w:val="sk-SK"/>
              </w:rPr>
              <w:t>°C</w:t>
            </w:r>
            <w:r w:rsidRPr="00EC28F7">
              <w:rPr>
                <w:b/>
                <w:bCs/>
                <w:lang w:val="sk-SK"/>
              </w:rPr>
              <w:t xml:space="preserve">  </w:t>
            </w:r>
            <w:r w:rsidRPr="00EC28F7">
              <w:rPr>
                <w:noProof/>
                <w:lang w:val="sk-SK"/>
              </w:rPr>
              <w:t>[kg/m/s]</w:t>
            </w:r>
          </w:p>
        </w:tc>
        <w:tc>
          <w:tcPr>
            <w:tcW w:w="3048" w:type="pct"/>
          </w:tcPr>
          <w:p w14:paraId="2C0D599A" w14:textId="77777777" w:rsidR="00845B3A" w:rsidRPr="00EC28F7" w:rsidRDefault="00845B3A" w:rsidP="008F4ECA">
            <w:pPr>
              <w:ind w:firstLine="0"/>
              <w:jc w:val="center"/>
              <w:rPr>
                <w:noProof/>
                <w:lang w:val="sk-SK"/>
              </w:rPr>
            </w:pPr>
            <w:r w:rsidRPr="00EC28F7">
              <w:rPr>
                <w:noProof/>
                <w:lang w:val="sk-SK"/>
              </w:rPr>
              <w:t>0.355 ± 0.012</w:t>
            </w:r>
          </w:p>
        </w:tc>
      </w:tr>
    </w:tbl>
    <w:p w14:paraId="1F858505" w14:textId="77777777" w:rsidR="00F75BC0" w:rsidRPr="00EC28F7" w:rsidRDefault="00F75BC0" w:rsidP="00F75BC0">
      <w:pPr>
        <w:pStyle w:val="Popis"/>
        <w:rPr>
          <w:lang w:val="sk-SK"/>
        </w:rPr>
      </w:pPr>
      <w:r w:rsidRPr="00EC28F7">
        <w:rPr>
          <w:lang w:val="sk-SK"/>
        </w:rPr>
        <w:t xml:space="preserve">Tabuľka </w:t>
      </w:r>
      <w:r w:rsidRPr="00EC28F7">
        <w:rPr>
          <w:lang w:val="sk-SK"/>
        </w:rPr>
        <w:fldChar w:fldCharType="begin"/>
      </w:r>
      <w:r w:rsidRPr="00EC28F7">
        <w:rPr>
          <w:lang w:val="sk-SK"/>
        </w:rPr>
        <w:instrText xml:space="preserve"> SEQ Tabuľka \* ARABIC </w:instrText>
      </w:r>
      <w:r w:rsidRPr="00EC28F7">
        <w:rPr>
          <w:lang w:val="sk-SK"/>
        </w:rPr>
        <w:fldChar w:fldCharType="separate"/>
      </w:r>
      <w:r w:rsidRPr="00EC28F7">
        <w:rPr>
          <w:noProof/>
          <w:lang w:val="sk-SK"/>
        </w:rPr>
        <w:t>2</w:t>
      </w:r>
      <w:r w:rsidRPr="00EC28F7">
        <w:rPr>
          <w:lang w:val="sk-SK"/>
        </w:rPr>
        <w:fldChar w:fldCharType="end"/>
      </w:r>
      <w:r w:rsidRPr="00EC28F7">
        <w:rPr>
          <w:lang w:val="sk-SK"/>
        </w:rPr>
        <w:t>: Niektoré vlastnosti iónovej kvapaliny [BMIM][HSO</w:t>
      </w:r>
      <w:r w:rsidRPr="00D04765">
        <w:rPr>
          <w:vertAlign w:val="subscript"/>
          <w:lang w:val="sk-SK"/>
          <w:rPrChange w:id="274" w:author="Pavol Steltenpohl" w:date="2025-04-24T14:20:00Z" w16du:dateUtc="2025-04-24T12:20:00Z">
            <w:rPr>
              <w:lang w:val="sk-SK"/>
            </w:rPr>
          </w:rPrChange>
        </w:rPr>
        <w:t>4</w:t>
      </w:r>
      <w:r w:rsidRPr="00EC28F7">
        <w:rPr>
          <w:lang w:val="sk-SK"/>
        </w:rPr>
        <w:t>]</w:t>
      </w:r>
      <w:r w:rsidR="00A81244" w:rsidRPr="00EC28F7">
        <w:rPr>
          <w:lang w:val="sk-SK"/>
        </w:rPr>
        <w:t xml:space="preserve"> [17,18]</w:t>
      </w:r>
    </w:p>
    <w:p w14:paraId="604CD500" w14:textId="77777777" w:rsidR="00501B0E" w:rsidRPr="00EC28F7" w:rsidRDefault="00501B0E" w:rsidP="0096615C">
      <w:pPr>
        <w:rPr>
          <w:lang w:val="sk-SK"/>
        </w:rPr>
      </w:pPr>
    </w:p>
    <w:p w14:paraId="7E944613" w14:textId="77777777" w:rsidR="00DA0720" w:rsidRPr="00EC28F7" w:rsidRDefault="00DA0720" w:rsidP="005D4A68">
      <w:pPr>
        <w:pStyle w:val="Nadpis2"/>
        <w:rPr>
          <w:lang w:val="sk-SK"/>
        </w:rPr>
      </w:pPr>
      <w:bookmarkStart w:id="275" w:name="_Toc196226133"/>
      <w:r w:rsidRPr="00EC28F7">
        <w:rPr>
          <w:lang w:val="sk-SK"/>
        </w:rPr>
        <w:t>Fázová rovnováha</w:t>
      </w:r>
      <w:bookmarkEnd w:id="275"/>
    </w:p>
    <w:p w14:paraId="19514862" w14:textId="593A4B60" w:rsidR="00C776BE" w:rsidRPr="00EC28F7" w:rsidRDefault="00BD22AF" w:rsidP="00C776BE">
      <w:pPr>
        <w:rPr>
          <w:lang w:val="sk-SK"/>
        </w:rPr>
      </w:pPr>
      <w:r w:rsidRPr="00EC28F7">
        <w:rPr>
          <w:lang w:val="sk-SK"/>
        </w:rPr>
        <w:t xml:space="preserve">Znalosť </w:t>
      </w:r>
      <w:del w:id="276" w:author="Pavol Steltenpohl" w:date="2025-04-24T14:20:00Z" w16du:dateUtc="2025-04-24T12:20:00Z">
        <w:r w:rsidRPr="00EC28F7" w:rsidDel="00D04765">
          <w:rPr>
            <w:lang w:val="sk-SK"/>
          </w:rPr>
          <w:delText xml:space="preserve">podmienok </w:delText>
        </w:r>
      </w:del>
      <w:r w:rsidRPr="00EC28F7">
        <w:rPr>
          <w:lang w:val="sk-SK"/>
        </w:rPr>
        <w:t xml:space="preserve">fázovej rovnováhy a jej správny opis je základom pri návrhu separačného </w:t>
      </w:r>
      <w:del w:id="277" w:author="Pavol Steltenpohl" w:date="2025-04-24T14:20:00Z" w16du:dateUtc="2025-04-24T12:20:00Z">
        <w:r w:rsidRPr="00EC28F7" w:rsidDel="00D04765">
          <w:rPr>
            <w:lang w:val="sk-SK"/>
          </w:rPr>
          <w:delText>systému</w:delText>
        </w:r>
      </w:del>
      <w:ins w:id="278" w:author="Pavol Steltenpohl" w:date="2025-04-24T14:20:00Z" w16du:dateUtc="2025-04-24T12:20:00Z">
        <w:r w:rsidR="00D04765">
          <w:rPr>
            <w:lang w:val="sk-SK"/>
          </w:rPr>
          <w:t>zariadenia</w:t>
        </w:r>
      </w:ins>
      <w:r w:rsidRPr="00EC28F7">
        <w:rPr>
          <w:lang w:val="sk-SK"/>
        </w:rPr>
        <w:t xml:space="preserve">, založeného na difúznom prestupe látky. V práci budeme predpokladať dostatočne dlhý kontakt fáz a </w:t>
      </w:r>
      <w:del w:id="279" w:author="Pavol Steltenpohl" w:date="2025-04-24T14:21:00Z" w16du:dateUtc="2025-04-24T12:21:00Z">
        <w:r w:rsidRPr="00EC28F7" w:rsidDel="00D04765">
          <w:rPr>
            <w:lang w:val="sk-SK"/>
          </w:rPr>
          <w:delText xml:space="preserve">dosiahnutého </w:delText>
        </w:r>
      </w:del>
      <w:ins w:id="280" w:author="Pavol Steltenpohl" w:date="2025-04-24T14:21:00Z" w16du:dateUtc="2025-04-24T12:21:00Z">
        <w:r w:rsidR="00D04765" w:rsidRPr="00EC28F7">
          <w:rPr>
            <w:lang w:val="sk-SK"/>
          </w:rPr>
          <w:t>dosiahnut</w:t>
        </w:r>
        <w:r w:rsidR="00D04765">
          <w:rPr>
            <w:lang w:val="sk-SK"/>
          </w:rPr>
          <w:t>ie</w:t>
        </w:r>
        <w:r w:rsidR="00D04765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rovnová</w:t>
      </w:r>
      <w:del w:id="281" w:author="Pavol Steltenpohl" w:date="2025-04-24T14:21:00Z" w16du:dateUtc="2025-04-24T12:21:00Z">
        <w:r w:rsidRPr="00EC28F7" w:rsidDel="00D04765">
          <w:rPr>
            <w:lang w:val="sk-SK"/>
          </w:rPr>
          <w:delText>žneho</w:delText>
        </w:r>
      </w:del>
      <w:ins w:id="282" w:author="Pavol Steltenpohl" w:date="2025-04-24T14:21:00Z" w16du:dateUtc="2025-04-24T12:21:00Z">
        <w:r w:rsidR="00D04765">
          <w:rPr>
            <w:lang w:val="sk-SK"/>
          </w:rPr>
          <w:t>hy v každom</w:t>
        </w:r>
      </w:ins>
      <w:r w:rsidRPr="00EC28F7">
        <w:rPr>
          <w:lang w:val="sk-SK"/>
        </w:rPr>
        <w:t xml:space="preserve"> stup</w:t>
      </w:r>
      <w:ins w:id="283" w:author="Pavol Steltenpohl" w:date="2025-04-24T14:21:00Z" w16du:dateUtc="2025-04-24T12:21:00Z">
        <w:r w:rsidR="00D04765">
          <w:rPr>
            <w:lang w:val="sk-SK"/>
          </w:rPr>
          <w:t>ni separácie</w:t>
        </w:r>
      </w:ins>
      <w:del w:id="284" w:author="Pavol Steltenpohl" w:date="2025-04-24T14:21:00Z" w16du:dateUtc="2025-04-24T12:21:00Z">
        <w:r w:rsidRPr="00EC28F7" w:rsidDel="00D04765">
          <w:rPr>
            <w:lang w:val="sk-SK"/>
          </w:rPr>
          <w:delText>ňa</w:delText>
        </w:r>
      </w:del>
      <w:r w:rsidRPr="00EC28F7">
        <w:rPr>
          <w:lang w:val="sk-SK"/>
        </w:rPr>
        <w:t xml:space="preserve">. </w:t>
      </w:r>
      <w:commentRangeStart w:id="285"/>
      <w:r w:rsidRPr="00EC28F7">
        <w:rPr>
          <w:lang w:val="sk-SK"/>
        </w:rPr>
        <w:t>Považujeme teda jednorazový kontakt fáz.</w:t>
      </w:r>
      <w:commentRangeEnd w:id="285"/>
      <w:r w:rsidR="00D04765">
        <w:rPr>
          <w:rStyle w:val="Odkaznakomentr"/>
        </w:rPr>
        <w:commentReference w:id="285"/>
      </w:r>
      <w:r w:rsidRPr="00EC28F7">
        <w:rPr>
          <w:lang w:val="sk-SK"/>
        </w:rPr>
        <w:t xml:space="preserve"> [13]</w:t>
      </w:r>
    </w:p>
    <w:p w14:paraId="5E528648" w14:textId="77777777" w:rsidR="00501B0E" w:rsidRPr="00EC28F7" w:rsidRDefault="00DA0720" w:rsidP="005D4A68">
      <w:pPr>
        <w:pStyle w:val="Nadpis3"/>
        <w:rPr>
          <w:lang w:val="sk-SK"/>
        </w:rPr>
      </w:pPr>
      <w:bookmarkStart w:id="286" w:name="_Toc196226134"/>
      <w:r w:rsidRPr="00EC28F7">
        <w:rPr>
          <w:lang w:val="sk-SK"/>
        </w:rPr>
        <w:t>Rovnováha kvapalina-kvapalina</w:t>
      </w:r>
      <w:bookmarkEnd w:id="286"/>
    </w:p>
    <w:p w14:paraId="1EF65837" w14:textId="0D471062" w:rsidR="004F6B19" w:rsidRPr="00EC28F7" w:rsidRDefault="00497226" w:rsidP="004F6B19">
      <w:pPr>
        <w:rPr>
          <w:szCs w:val="20"/>
          <w:lang w:val="sk-SK"/>
        </w:rPr>
      </w:pPr>
      <w:r w:rsidRPr="00EC28F7">
        <w:rPr>
          <w:lang w:val="sk-SK"/>
        </w:rPr>
        <w:t xml:space="preserve">K rovnováhe v systéme kvapalina-kvapalina dochádza pri rovnosti tlakov, teplôt a chemických potenciálov zložiek v oboch </w:t>
      </w:r>
      <w:proofErr w:type="spellStart"/>
      <w:r w:rsidRPr="00EC28F7">
        <w:rPr>
          <w:lang w:val="sk-SK"/>
        </w:rPr>
        <w:t>kvapal</w:t>
      </w:r>
      <w:del w:id="287" w:author="Pavol Steltenpohl" w:date="2025-04-24T14:23:00Z" w16du:dateUtc="2025-04-24T12:23:00Z">
        <w:r w:rsidRPr="00EC28F7" w:rsidDel="00D04765">
          <w:rPr>
            <w:lang w:val="sk-SK"/>
          </w:rPr>
          <w:delText>iná</w:delText>
        </w:r>
      </w:del>
      <w:ins w:id="288" w:author="Pavol Steltenpohl" w:date="2025-04-24T14:23:00Z" w16du:dateUtc="2025-04-24T12:23:00Z">
        <w:r w:rsidR="00D04765">
          <w:rPr>
            <w:lang w:val="sk-SK"/>
          </w:rPr>
          <w:t>ých</w:t>
        </w:r>
        <w:proofErr w:type="spellEnd"/>
        <w:r w:rsidR="00D04765">
          <w:rPr>
            <w:lang w:val="sk-SK"/>
          </w:rPr>
          <w:t xml:space="preserve"> fáza</w:t>
        </w:r>
      </w:ins>
      <w:r w:rsidRPr="00EC28F7">
        <w:rPr>
          <w:lang w:val="sk-SK"/>
        </w:rPr>
        <w:t>ch</w:t>
      </w:r>
      <w:ins w:id="289" w:author="Pavol Steltenpohl" w:date="2025-04-24T14:23:00Z" w16du:dateUtc="2025-04-24T12:23:00Z">
        <w:r w:rsidR="00D04765">
          <w:rPr>
            <w:lang w:val="sk-SK"/>
          </w:rPr>
          <w:t>, ktoré systém tvoria</w:t>
        </w:r>
      </w:ins>
      <w:r w:rsidRPr="00EC28F7">
        <w:rPr>
          <w:lang w:val="sk-SK"/>
        </w:rPr>
        <w:t>. Rovnovážny stav opíšeme pomocou rovnice (3)</w:t>
      </w:r>
      <w:r w:rsidR="0097046F" w:rsidRPr="00EC28F7">
        <w:rPr>
          <w:lang w:val="sk-SK"/>
        </w:rPr>
        <w:t>.</w:t>
      </w:r>
      <w:r w:rsidR="00EF7956" w:rsidRPr="00EC28F7">
        <w:rPr>
          <w:lang w:val="sk-SK"/>
        </w:rPr>
        <w:t xml:space="preserve"> </w:t>
      </w:r>
    </w:p>
    <w:p w14:paraId="6BA30A92" w14:textId="77777777" w:rsidR="00EF7956" w:rsidRPr="00EC28F7" w:rsidRDefault="00000000" w:rsidP="0097046F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μ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t>=</m:t>
        </m:r>
        <m:sSubSup>
          <m:sSubSupPr>
            <m:ctrlPr/>
          </m:sSubSupPr>
          <m:e>
            <m:r>
              <m:t>μ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 xml:space="preserve"> </m:t>
        </m:r>
      </m:oMath>
      <w:r w:rsidR="004F6B19" w:rsidRPr="00EC28F7">
        <w:tab/>
      </w:r>
      <w:r w:rsidR="004F6B19" w:rsidRPr="00EC28F7">
        <w:rPr>
          <w:i w:val="0"/>
        </w:rPr>
        <w:t>(3)</w:t>
      </w:r>
    </w:p>
    <w:p w14:paraId="68D98603" w14:textId="77777777" w:rsidR="004F6B19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μ</m:t>
            </m:r>
          </m:e>
          <m:sub>
            <m:r>
              <m:t>i</m:t>
            </m:r>
          </m:sub>
          <m:sup>
            <m:r>
              <m:t>j</m:t>
            </m:r>
          </m:sup>
        </m:sSubSup>
        <m:r>
          <m:t>=</m:t>
        </m:r>
        <m:sSubSup>
          <m:sSubSupPr>
            <m:ctrlPr/>
          </m:sSubSupPr>
          <m:e>
            <m:r>
              <m:t>a</m:t>
            </m:r>
          </m:e>
          <m:sub>
            <m:r>
              <m:t>i</m:t>
            </m:r>
          </m:sub>
          <m:sup>
            <m:r>
              <m:t>j</m:t>
            </m:r>
          </m:sup>
        </m:sSubSup>
        <m:r>
          <m:t>*</m:t>
        </m:r>
        <m:sSubSup>
          <m:sSubSupPr>
            <m:ctrlPr/>
          </m:sSubSupPr>
          <m:e>
            <m:r>
              <m:t>μ°</m:t>
            </m:r>
          </m:e>
          <m:sub>
            <m:r>
              <m:t>i</m:t>
            </m:r>
          </m:sub>
          <m:sup>
            <m:r>
              <m:t>j</m:t>
            </m:r>
          </m:sup>
        </m:sSubSup>
      </m:oMath>
      <w:r w:rsidR="004F6B19" w:rsidRPr="00EC28F7">
        <w:tab/>
      </w:r>
      <w:r w:rsidR="004F6B19" w:rsidRPr="00EC28F7">
        <w:rPr>
          <w:i w:val="0"/>
        </w:rPr>
        <w:t>(4)</w:t>
      </w:r>
    </w:p>
    <w:p w14:paraId="7BF70E68" w14:textId="78EA54EE" w:rsidR="00EE6648" w:rsidRPr="00EC28F7" w:rsidRDefault="00621A1A" w:rsidP="00621A1A">
      <w:pPr>
        <w:rPr>
          <w:color w:val="000000"/>
          <w:szCs w:val="20"/>
          <w:lang w:val="sk-SK"/>
        </w:rPr>
      </w:pPr>
      <w:r w:rsidRPr="00EC28F7">
        <w:rPr>
          <w:color w:val="000000"/>
          <w:szCs w:val="20"/>
          <w:lang w:val="sk-SK"/>
        </w:rPr>
        <w:t xml:space="preserve">kde </w:t>
      </w:r>
      <w:proofErr w:type="spellStart"/>
      <w:r w:rsidRPr="00EC28F7">
        <w:rPr>
          <w:rFonts w:cs="Times New Roman"/>
          <w:i/>
          <w:lang w:val="sk-SK"/>
        </w:rPr>
        <w:t>μ</w:t>
      </w:r>
      <w:r w:rsidRPr="00EC28F7">
        <w:rPr>
          <w:rFonts w:cs="Times New Roman"/>
          <w:i/>
          <w:vertAlign w:val="subscript"/>
          <w:lang w:val="sk-SK"/>
        </w:rPr>
        <w:t>i</w:t>
      </w:r>
      <w:r w:rsidRPr="00EC28F7">
        <w:rPr>
          <w:rFonts w:cs="Times New Roman"/>
          <w:i/>
          <w:vertAlign w:val="superscript"/>
          <w:lang w:val="sk-SK"/>
        </w:rPr>
        <w:t>j</w:t>
      </w:r>
      <w:proofErr w:type="spellEnd"/>
      <w:r w:rsidRPr="00EC28F7">
        <w:rPr>
          <w:color w:val="000000"/>
          <w:szCs w:val="20"/>
          <w:lang w:val="sk-SK"/>
        </w:rPr>
        <w:t xml:space="preserve"> je chemický potenciál zložky </w:t>
      </w:r>
      <w:r w:rsidRPr="00D04765">
        <w:rPr>
          <w:i/>
          <w:iCs/>
          <w:color w:val="000000"/>
          <w:szCs w:val="20"/>
          <w:lang w:val="sk-SK"/>
          <w:rPrChange w:id="290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i</w:t>
      </w:r>
      <w:r w:rsidRPr="00EC28F7">
        <w:rPr>
          <w:color w:val="000000"/>
          <w:szCs w:val="20"/>
          <w:lang w:val="sk-SK"/>
        </w:rPr>
        <w:t xml:space="preserve"> v </w:t>
      </w:r>
      <w:r w:rsidRPr="00D04765">
        <w:rPr>
          <w:i/>
          <w:iCs/>
          <w:color w:val="000000"/>
          <w:szCs w:val="20"/>
          <w:lang w:val="sk-SK"/>
          <w:rPrChange w:id="291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j</w:t>
      </w:r>
      <w:r w:rsidRPr="00EC28F7">
        <w:rPr>
          <w:color w:val="000000"/>
          <w:szCs w:val="20"/>
          <w:lang w:val="sk-SK"/>
        </w:rPr>
        <w:t xml:space="preserve">-tej fáze, </w:t>
      </w:r>
      <w:r w:rsidRPr="00EC28F7">
        <w:rPr>
          <w:rFonts w:cs="Times New Roman"/>
          <w:i/>
          <w:lang w:val="sk-SK"/>
        </w:rPr>
        <w:t>α</w:t>
      </w:r>
      <w:proofErr w:type="spellStart"/>
      <w:r w:rsidRPr="00EC28F7">
        <w:rPr>
          <w:rFonts w:cs="Times New Roman"/>
          <w:i/>
          <w:vertAlign w:val="subscript"/>
          <w:lang w:val="sk-SK"/>
        </w:rPr>
        <w:t>i</w:t>
      </w:r>
      <w:r w:rsidRPr="00EC28F7">
        <w:rPr>
          <w:rFonts w:cs="Times New Roman"/>
          <w:i/>
          <w:vertAlign w:val="superscript"/>
          <w:lang w:val="sk-SK"/>
        </w:rPr>
        <w:t>j</w:t>
      </w:r>
      <w:proofErr w:type="spellEnd"/>
      <w:r w:rsidRPr="00EC28F7">
        <w:rPr>
          <w:color w:val="000000"/>
          <w:szCs w:val="20"/>
          <w:lang w:val="sk-SK"/>
        </w:rPr>
        <w:t xml:space="preserve"> – aktivita </w:t>
      </w:r>
      <w:r w:rsidRPr="00D04765">
        <w:rPr>
          <w:i/>
          <w:iCs/>
          <w:color w:val="000000"/>
          <w:szCs w:val="20"/>
          <w:lang w:val="sk-SK"/>
          <w:rPrChange w:id="292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i</w:t>
      </w:r>
      <w:r w:rsidRPr="00EC28F7">
        <w:rPr>
          <w:color w:val="000000"/>
          <w:szCs w:val="20"/>
          <w:lang w:val="sk-SK"/>
        </w:rPr>
        <w:t xml:space="preserve">-tej zložky v </w:t>
      </w:r>
      <w:r w:rsidRPr="00D04765">
        <w:rPr>
          <w:i/>
          <w:iCs/>
          <w:color w:val="000000"/>
          <w:szCs w:val="20"/>
          <w:lang w:val="sk-SK"/>
          <w:rPrChange w:id="293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j</w:t>
      </w:r>
      <w:r w:rsidRPr="00EC28F7">
        <w:rPr>
          <w:color w:val="000000"/>
          <w:szCs w:val="20"/>
          <w:lang w:val="sk-SK"/>
        </w:rPr>
        <w:t xml:space="preserve">-tej fáze, </w:t>
      </w:r>
      <w:proofErr w:type="spellStart"/>
      <w:r w:rsidRPr="00EC28F7">
        <w:rPr>
          <w:rFonts w:cs="Times New Roman"/>
          <w:i/>
          <w:lang w:val="sk-SK"/>
        </w:rPr>
        <w:t>μ</w:t>
      </w:r>
      <w:r w:rsidRPr="00EC28F7">
        <w:rPr>
          <w:rFonts w:cs="Times New Roman"/>
          <w:i/>
          <w:vertAlign w:val="superscript"/>
          <w:lang w:val="sk-SK"/>
        </w:rPr>
        <w:t>ͦ</w:t>
      </w:r>
      <w:r w:rsidRPr="00EC28F7">
        <w:rPr>
          <w:rFonts w:cs="Times New Roman"/>
          <w:i/>
          <w:vertAlign w:val="subscript"/>
          <w:lang w:val="sk-SK"/>
        </w:rPr>
        <w:t>i</w:t>
      </w:r>
      <w:r w:rsidRPr="00EC28F7">
        <w:rPr>
          <w:rFonts w:cs="Times New Roman"/>
          <w:i/>
          <w:vertAlign w:val="superscript"/>
          <w:lang w:val="sk-SK"/>
        </w:rPr>
        <w:t>j</w:t>
      </w:r>
      <w:proofErr w:type="spellEnd"/>
      <w:r w:rsidRPr="00EC28F7">
        <w:rPr>
          <w:color w:val="000000"/>
          <w:szCs w:val="20"/>
          <w:lang w:val="sk-SK"/>
        </w:rPr>
        <w:t xml:space="preserve">– štandardný chemický potenciál </w:t>
      </w:r>
      <w:r w:rsidRPr="00D04765">
        <w:rPr>
          <w:i/>
          <w:iCs/>
          <w:color w:val="000000"/>
          <w:szCs w:val="20"/>
          <w:lang w:val="sk-SK"/>
          <w:rPrChange w:id="294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i</w:t>
      </w:r>
      <w:r w:rsidRPr="00EC28F7">
        <w:rPr>
          <w:color w:val="000000"/>
          <w:szCs w:val="20"/>
          <w:lang w:val="sk-SK"/>
        </w:rPr>
        <w:t xml:space="preserve">-tej zložky v </w:t>
      </w:r>
      <w:r w:rsidRPr="00D04765">
        <w:rPr>
          <w:i/>
          <w:iCs/>
          <w:color w:val="000000"/>
          <w:szCs w:val="20"/>
          <w:lang w:val="sk-SK"/>
          <w:rPrChange w:id="295" w:author="Pavol Steltenpohl" w:date="2025-04-24T14:24:00Z" w16du:dateUtc="2025-04-24T12:24:00Z">
            <w:rPr>
              <w:color w:val="000000"/>
              <w:szCs w:val="20"/>
              <w:lang w:val="sk-SK"/>
            </w:rPr>
          </w:rPrChange>
        </w:rPr>
        <w:t>j</w:t>
      </w:r>
      <w:r w:rsidRPr="00EC28F7">
        <w:rPr>
          <w:color w:val="000000"/>
          <w:szCs w:val="20"/>
          <w:lang w:val="sk-SK"/>
        </w:rPr>
        <w:t>-tej fáze. Za predpokladu, že zvolíme pre obidve fázy rovnaký štandardný stav – čistá kvapal</w:t>
      </w:r>
      <w:del w:id="296" w:author="Pavol Steltenpohl" w:date="2025-04-24T14:24:00Z" w16du:dateUtc="2025-04-24T12:24:00Z">
        <w:r w:rsidRPr="00EC28F7" w:rsidDel="00D04765">
          <w:rPr>
            <w:color w:val="000000"/>
            <w:szCs w:val="20"/>
            <w:lang w:val="sk-SK"/>
          </w:rPr>
          <w:delText>inov</w:delText>
        </w:r>
      </w:del>
      <w:ins w:id="297" w:author="Pavol Steltenpohl" w:date="2025-04-24T14:24:00Z" w16du:dateUtc="2025-04-24T12:24:00Z">
        <w:r w:rsidR="00D04765">
          <w:rPr>
            <w:color w:val="000000"/>
            <w:szCs w:val="20"/>
            <w:lang w:val="sk-SK"/>
          </w:rPr>
          <w:t>n</w:t>
        </w:r>
      </w:ins>
      <w:r w:rsidRPr="00EC28F7">
        <w:rPr>
          <w:color w:val="000000"/>
          <w:szCs w:val="20"/>
          <w:lang w:val="sk-SK"/>
        </w:rPr>
        <w:t xml:space="preserve">á zložka pri teplote a tlaku systému, </w:t>
      </w:r>
      <w:del w:id="298" w:author="Pavol Steltenpohl" w:date="2025-04-24T14:24:00Z" w16du:dateUtc="2025-04-24T12:24:00Z">
        <w:r w:rsidRPr="00EC28F7" w:rsidDel="00D04765">
          <w:rPr>
            <w:color w:val="000000"/>
            <w:szCs w:val="20"/>
            <w:lang w:val="sk-SK"/>
          </w:rPr>
          <w:delText xml:space="preserve"> </w:delText>
        </w:r>
      </w:del>
      <w:del w:id="299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upravime rovnicu (3). R</w:delText>
        </w:r>
      </w:del>
      <w:ins w:id="300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r</w:t>
        </w:r>
      </w:ins>
      <w:r w:rsidRPr="00EC28F7">
        <w:rPr>
          <w:color w:val="000000"/>
          <w:szCs w:val="20"/>
          <w:lang w:val="sk-SK"/>
        </w:rPr>
        <w:t>ovnov</w:t>
      </w:r>
      <w:ins w:id="301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á</w:t>
        </w:r>
      </w:ins>
      <w:del w:id="302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a</w:delText>
        </w:r>
      </w:del>
      <w:r w:rsidRPr="00EC28F7">
        <w:rPr>
          <w:color w:val="000000"/>
          <w:szCs w:val="20"/>
          <w:lang w:val="sk-SK"/>
        </w:rPr>
        <w:t>hu op</w:t>
      </w:r>
      <w:del w:id="303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is</w:delText>
        </w:r>
      </w:del>
      <w:ins w:id="304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íš</w:t>
        </w:r>
      </w:ins>
      <w:r w:rsidRPr="00EC28F7">
        <w:rPr>
          <w:color w:val="000000"/>
          <w:szCs w:val="20"/>
          <w:lang w:val="sk-SK"/>
        </w:rPr>
        <w:t xml:space="preserve">eme rovnicou (5) a (7) a zároveň musí platiť sumárny vzťah </w:t>
      </w:r>
      <w:ins w:id="305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 xml:space="preserve">pre </w:t>
        </w:r>
      </w:ins>
      <w:r w:rsidRPr="00EC28F7">
        <w:rPr>
          <w:color w:val="000000"/>
          <w:szCs w:val="20"/>
          <w:lang w:val="sk-SK"/>
        </w:rPr>
        <w:t>m</w:t>
      </w:r>
      <w:del w:id="306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o</w:delText>
        </w:r>
      </w:del>
      <w:ins w:id="307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ó</w:t>
        </w:r>
      </w:ins>
      <w:r w:rsidRPr="00EC28F7">
        <w:rPr>
          <w:color w:val="000000"/>
          <w:szCs w:val="20"/>
          <w:lang w:val="sk-SK"/>
        </w:rPr>
        <w:t>lov</w:t>
      </w:r>
      <w:del w:id="308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ých</w:delText>
        </w:r>
      </w:del>
      <w:ins w:id="309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é</w:t>
        </w:r>
      </w:ins>
      <w:r w:rsidRPr="00EC28F7">
        <w:rPr>
          <w:color w:val="000000"/>
          <w:szCs w:val="20"/>
          <w:lang w:val="sk-SK"/>
        </w:rPr>
        <w:t xml:space="preserve"> zlomk</w:t>
      </w:r>
      <w:del w:id="310" w:author="Pavol Steltenpohl" w:date="2025-04-24T14:25:00Z" w16du:dateUtc="2025-04-24T12:25:00Z">
        <w:r w:rsidRPr="00EC28F7" w:rsidDel="00D04765">
          <w:rPr>
            <w:color w:val="000000"/>
            <w:szCs w:val="20"/>
            <w:lang w:val="sk-SK"/>
          </w:rPr>
          <w:delText>ov</w:delText>
        </w:r>
      </w:del>
      <w:ins w:id="311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>y</w:t>
        </w:r>
      </w:ins>
      <w:r w:rsidRPr="00EC28F7">
        <w:rPr>
          <w:color w:val="000000"/>
          <w:szCs w:val="20"/>
          <w:lang w:val="sk-SK"/>
        </w:rPr>
        <w:t xml:space="preserve"> zložiek </w:t>
      </w:r>
      <w:ins w:id="312" w:author="Pavol Steltenpohl" w:date="2025-04-24T14:25:00Z" w16du:dateUtc="2025-04-24T12:25:00Z">
        <w:r w:rsidR="00D04765">
          <w:rPr>
            <w:color w:val="000000"/>
            <w:szCs w:val="20"/>
            <w:lang w:val="sk-SK"/>
          </w:rPr>
          <w:t xml:space="preserve">v </w:t>
        </w:r>
      </w:ins>
      <w:r w:rsidRPr="00EC28F7">
        <w:rPr>
          <w:color w:val="000000"/>
          <w:szCs w:val="20"/>
          <w:lang w:val="sk-SK"/>
        </w:rPr>
        <w:t>jednotlivých fáz</w:t>
      </w:r>
      <w:ins w:id="313" w:author="Pavol Steltenpohl" w:date="2025-04-24T14:26:00Z" w16du:dateUtc="2025-04-24T12:26:00Z">
        <w:r w:rsidR="00D04765">
          <w:rPr>
            <w:color w:val="000000"/>
            <w:szCs w:val="20"/>
            <w:lang w:val="sk-SK"/>
          </w:rPr>
          <w:t>ach</w:t>
        </w:r>
      </w:ins>
      <w:r w:rsidRPr="00EC28F7">
        <w:rPr>
          <w:color w:val="000000"/>
          <w:szCs w:val="20"/>
          <w:lang w:val="sk-SK"/>
        </w:rPr>
        <w:t xml:space="preserve"> (8)</w:t>
      </w:r>
    </w:p>
    <w:p w14:paraId="4FF0AC82" w14:textId="77777777" w:rsidR="004F6B19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α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t>=</m:t>
        </m:r>
        <m:sSubSup>
          <m:sSubSupPr>
            <m:ctrlPr/>
          </m:sSubSupPr>
          <m:e>
            <m:r>
              <m:t>α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 w:rsidR="004F6B19" w:rsidRPr="00EC28F7">
        <w:tab/>
      </w:r>
      <w:r w:rsidR="004F6B19" w:rsidRPr="00EC28F7">
        <w:rPr>
          <w:i w:val="0"/>
        </w:rPr>
        <w:t>(5)</w:t>
      </w:r>
    </w:p>
    <w:p w14:paraId="5F16D376" w14:textId="77777777" w:rsidR="004F6B19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α</m:t>
            </m:r>
          </m:e>
          <m:sub>
            <m:r>
              <m:t>i</m:t>
            </m:r>
          </m:sub>
          <m:sup>
            <m:r>
              <m:t>j</m:t>
            </m:r>
          </m:sup>
        </m:sSubSup>
        <m:r>
          <m:t>=</m:t>
        </m:r>
        <m:sSubSup>
          <m:sSubSupPr>
            <m:ctrlPr/>
          </m:sSubSupPr>
          <m:e>
            <m:r>
              <m:t>x</m:t>
            </m:r>
          </m:e>
          <m:sub>
            <m:r>
              <m:t>i</m:t>
            </m:r>
          </m:sub>
          <m:sup>
            <m:r>
              <m:t>j</m:t>
            </m:r>
          </m:sup>
        </m:sSubSup>
        <m:r>
          <m:t>*</m:t>
        </m:r>
        <m:sSubSup>
          <m:sSubSupPr>
            <m:ctrlPr/>
          </m:sSubSupPr>
          <m:e>
            <m:r>
              <m:t>γ</m:t>
            </m:r>
          </m:e>
          <m:sub>
            <m:r>
              <m:t>i</m:t>
            </m:r>
          </m:sub>
          <m:sup>
            <m:r>
              <m:t>j</m:t>
            </m:r>
          </m:sup>
        </m:sSubSup>
      </m:oMath>
      <w:r w:rsidR="004F6B19" w:rsidRPr="00EC28F7">
        <w:tab/>
      </w:r>
      <w:r w:rsidR="004F6B19" w:rsidRPr="00EC28F7">
        <w:rPr>
          <w:i w:val="0"/>
        </w:rPr>
        <w:t>(6)</w:t>
      </w:r>
    </w:p>
    <w:p w14:paraId="09BB46B6" w14:textId="77777777" w:rsidR="004F6B19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x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t>*</m:t>
        </m:r>
        <m:sSubSup>
          <m:sSubSupPr>
            <m:ctrlPr/>
          </m:sSubSupPr>
          <m:e>
            <m:r>
              <m:t>γ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t>=</m:t>
        </m:r>
        <m:sSubSup>
          <m:sSubSupPr>
            <m:ctrlPr/>
          </m:sSubSupPr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*</m:t>
        </m:r>
        <m:sSubSup>
          <m:sSubSupPr>
            <m:ctrlPr/>
          </m:sSubSupPr>
          <m:e>
            <m:r>
              <m:t>γ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 w:rsidR="004F6B19" w:rsidRPr="00EC28F7">
        <w:tab/>
      </w:r>
      <w:r w:rsidR="004F6B19" w:rsidRPr="00EC28F7">
        <w:rPr>
          <w:i w:val="0"/>
        </w:rPr>
        <w:t>(7)</w:t>
      </w:r>
    </w:p>
    <w:p w14:paraId="70947CB8" w14:textId="77777777" w:rsidR="00125CA0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nary>
              <m:naryPr>
                <m:chr m:val="∑"/>
                <m:limLoc m:val="undOvr"/>
                <m:supHide m:val="1"/>
                <m:ctrlPr/>
              </m:naryPr>
              <m:sub>
                <m:r>
                  <m:t>i</m:t>
                </m:r>
              </m:sub>
              <m:sup/>
              <m:e>
                <m:r>
                  <m:t>x</m:t>
                </m:r>
              </m:e>
            </m:nary>
          </m:e>
          <m:sub>
            <m:r>
              <m:t>i</m:t>
            </m:r>
          </m:sub>
          <m:sup>
            <m:r>
              <m:t>j</m:t>
            </m:r>
          </m:sup>
        </m:sSubSup>
        <m:r>
          <m:t>=1</m:t>
        </m:r>
      </m:oMath>
      <w:r w:rsidR="00125CA0" w:rsidRPr="00EC28F7">
        <w:tab/>
      </w:r>
      <w:r w:rsidR="00125CA0" w:rsidRPr="00EC28F7">
        <w:rPr>
          <w:i w:val="0"/>
        </w:rPr>
        <w:t>(8)</w:t>
      </w:r>
    </w:p>
    <w:p w14:paraId="0B819F6D" w14:textId="09C3F03F" w:rsidR="00521E48" w:rsidRPr="00EC28F7" w:rsidRDefault="00A24592" w:rsidP="007B12AB">
      <w:pPr>
        <w:rPr>
          <w:rFonts w:cs="Times New Roman"/>
          <w:lang w:val="sk-SK"/>
        </w:rPr>
      </w:pPr>
      <w:r w:rsidRPr="00EC28F7">
        <w:rPr>
          <w:lang w:val="sk-SK"/>
        </w:rPr>
        <w:t xml:space="preserve">kde </w:t>
      </w:r>
      <w:proofErr w:type="spellStart"/>
      <w:r w:rsidRPr="00EC28F7">
        <w:rPr>
          <w:i/>
          <w:lang w:val="sk-SK"/>
        </w:rPr>
        <w:t>x</w:t>
      </w:r>
      <w:r w:rsidRPr="00EC28F7">
        <w:rPr>
          <w:i/>
          <w:vertAlign w:val="subscript"/>
          <w:lang w:val="sk-SK"/>
        </w:rPr>
        <w:t>i</w:t>
      </w:r>
      <w:r w:rsidRPr="00EC28F7">
        <w:rPr>
          <w:i/>
          <w:vertAlign w:val="superscript"/>
          <w:lang w:val="sk-SK"/>
        </w:rPr>
        <w:t>j</w:t>
      </w:r>
      <w:proofErr w:type="spellEnd"/>
      <w:r w:rsidRPr="00EC28F7">
        <w:rPr>
          <w:lang w:val="sk-SK"/>
        </w:rPr>
        <w:t xml:space="preserve"> – </w:t>
      </w:r>
      <w:proofErr w:type="spellStart"/>
      <w:r w:rsidRPr="00EC28F7">
        <w:rPr>
          <w:lang w:val="sk-SK"/>
        </w:rPr>
        <w:t>m</w:t>
      </w:r>
      <w:del w:id="314" w:author="Pavol Steltenpohl" w:date="2025-04-24T14:26:00Z" w16du:dateUtc="2025-04-24T12:26:00Z">
        <w:r w:rsidRPr="00EC28F7" w:rsidDel="00D04765">
          <w:rPr>
            <w:lang w:val="sk-SK"/>
          </w:rPr>
          <w:delText>o</w:delText>
        </w:r>
      </w:del>
      <w:ins w:id="315" w:author="Pavol Steltenpohl" w:date="2025-04-24T14:26:00Z" w16du:dateUtc="2025-04-24T12:26:00Z">
        <w:r w:rsidR="00D04765">
          <w:rPr>
            <w:lang w:val="sk-SK"/>
          </w:rPr>
          <w:t>ó</w:t>
        </w:r>
      </w:ins>
      <w:r w:rsidRPr="00EC28F7">
        <w:rPr>
          <w:lang w:val="sk-SK"/>
        </w:rPr>
        <w:t>lovy</w:t>
      </w:r>
      <w:proofErr w:type="spellEnd"/>
      <w:r w:rsidRPr="00EC28F7">
        <w:rPr>
          <w:lang w:val="sk-SK"/>
        </w:rPr>
        <w:t xml:space="preserve"> zlomok </w:t>
      </w:r>
      <w:r w:rsidRPr="00D04765">
        <w:rPr>
          <w:i/>
          <w:iCs/>
          <w:lang w:val="sk-SK"/>
          <w:rPrChange w:id="316" w:author="Pavol Steltenpohl" w:date="2025-04-24T14:26:00Z" w16du:dateUtc="2025-04-24T12:26:00Z">
            <w:rPr>
              <w:lang w:val="sk-SK"/>
            </w:rPr>
          </w:rPrChange>
        </w:rPr>
        <w:t>i</w:t>
      </w:r>
      <w:r w:rsidRPr="00EC28F7">
        <w:rPr>
          <w:lang w:val="sk-SK"/>
        </w:rPr>
        <w:t xml:space="preserve">-tej </w:t>
      </w:r>
      <w:r w:rsidR="00624EC8" w:rsidRPr="00EC28F7">
        <w:rPr>
          <w:color w:val="000000"/>
          <w:szCs w:val="20"/>
          <w:lang w:val="sk-SK"/>
        </w:rPr>
        <w:t>zložky</w:t>
      </w:r>
      <w:r w:rsidRPr="00EC28F7">
        <w:rPr>
          <w:lang w:val="sk-SK"/>
        </w:rPr>
        <w:t xml:space="preserve"> v </w:t>
      </w:r>
      <w:r w:rsidRPr="00D04765">
        <w:rPr>
          <w:i/>
          <w:iCs/>
          <w:lang w:val="sk-SK"/>
          <w:rPrChange w:id="317" w:author="Pavol Steltenpohl" w:date="2025-04-24T14:26:00Z" w16du:dateUtc="2025-04-24T12:26:00Z">
            <w:rPr>
              <w:lang w:val="sk-SK"/>
            </w:rPr>
          </w:rPrChange>
        </w:rPr>
        <w:t>j</w:t>
      </w:r>
      <w:r w:rsidRPr="00EC28F7">
        <w:rPr>
          <w:lang w:val="sk-SK"/>
        </w:rPr>
        <w:t xml:space="preserve">-tej </w:t>
      </w:r>
      <w:r w:rsidR="00624EC8" w:rsidRPr="00EC28F7">
        <w:rPr>
          <w:color w:val="000000"/>
          <w:szCs w:val="20"/>
          <w:lang w:val="sk-SK"/>
        </w:rPr>
        <w:t>fáze</w:t>
      </w:r>
      <w:r w:rsidRPr="00EC28F7">
        <w:rPr>
          <w:lang w:val="sk-SK"/>
        </w:rPr>
        <w:t xml:space="preserve">, </w:t>
      </w:r>
      <w:proofErr w:type="spellStart"/>
      <w:r w:rsidR="00521E48" w:rsidRPr="00EC28F7">
        <w:rPr>
          <w:rFonts w:cs="Times New Roman"/>
          <w:i/>
          <w:lang w:val="sk-SK"/>
        </w:rPr>
        <w:t>γ</w:t>
      </w:r>
      <w:r w:rsidR="00521E48" w:rsidRPr="00EC28F7">
        <w:rPr>
          <w:rFonts w:cs="Times New Roman"/>
          <w:i/>
          <w:vertAlign w:val="subscript"/>
          <w:lang w:val="sk-SK"/>
        </w:rPr>
        <w:t>i</w:t>
      </w:r>
      <w:r w:rsidR="00521E48" w:rsidRPr="00EC28F7">
        <w:rPr>
          <w:rFonts w:cs="Times New Roman"/>
          <w:i/>
          <w:vertAlign w:val="superscript"/>
          <w:lang w:val="sk-SK"/>
        </w:rPr>
        <w:t>j</w:t>
      </w:r>
      <w:proofErr w:type="spellEnd"/>
      <w:r w:rsidR="00521E48" w:rsidRPr="00EC28F7">
        <w:rPr>
          <w:rFonts w:cs="Times New Roman"/>
          <w:i/>
          <w:vertAlign w:val="superscript"/>
          <w:lang w:val="sk-SK"/>
        </w:rPr>
        <w:t xml:space="preserve"> </w:t>
      </w:r>
      <w:r w:rsidR="00521E48" w:rsidRPr="00EC28F7">
        <w:rPr>
          <w:rFonts w:cs="Times New Roman"/>
          <w:lang w:val="sk-SK"/>
        </w:rPr>
        <w:t xml:space="preserve">– </w:t>
      </w:r>
      <w:proofErr w:type="spellStart"/>
      <w:r w:rsidR="00521E48" w:rsidRPr="00EC28F7">
        <w:rPr>
          <w:rFonts w:cs="Times New Roman"/>
          <w:lang w:val="sk-SK"/>
        </w:rPr>
        <w:t>aktivit</w:t>
      </w:r>
      <w:del w:id="318" w:author="Pavol Steltenpohl" w:date="2025-04-24T14:26:00Z" w16du:dateUtc="2025-04-24T12:26:00Z">
        <w:r w:rsidR="00521E48" w:rsidRPr="00EC28F7" w:rsidDel="00D04765">
          <w:rPr>
            <w:rFonts w:cs="Times New Roman"/>
            <w:lang w:val="sk-SK"/>
          </w:rPr>
          <w:delText>ky</w:delText>
        </w:r>
      </w:del>
      <w:ins w:id="319" w:author="Pavol Steltenpohl" w:date="2025-04-24T14:26:00Z" w16du:dateUtc="2025-04-24T12:26:00Z">
        <w:r w:rsidR="00D04765">
          <w:rPr>
            <w:rFonts w:cs="Times New Roman"/>
            <w:lang w:val="sk-SK"/>
          </w:rPr>
          <w:t>ný</w:t>
        </w:r>
      </w:ins>
      <w:proofErr w:type="spellEnd"/>
      <w:r w:rsidR="00521E48" w:rsidRPr="00EC28F7">
        <w:rPr>
          <w:rFonts w:cs="Times New Roman"/>
          <w:lang w:val="sk-SK"/>
        </w:rPr>
        <w:t xml:space="preserve"> koeficient </w:t>
      </w:r>
      <w:r w:rsidR="00521E48" w:rsidRPr="00D04765">
        <w:rPr>
          <w:rFonts w:cs="Times New Roman"/>
          <w:i/>
          <w:iCs/>
          <w:lang w:val="sk-SK"/>
          <w:rPrChange w:id="320" w:author="Pavol Steltenpohl" w:date="2025-04-24T14:26:00Z" w16du:dateUtc="2025-04-24T12:26:00Z">
            <w:rPr>
              <w:rFonts w:cs="Times New Roman"/>
              <w:lang w:val="sk-SK"/>
            </w:rPr>
          </w:rPrChange>
        </w:rPr>
        <w:t>i</w:t>
      </w:r>
      <w:r w:rsidR="00521E48" w:rsidRPr="00EC28F7">
        <w:rPr>
          <w:rFonts w:cs="Times New Roman"/>
          <w:lang w:val="sk-SK"/>
        </w:rPr>
        <w:t xml:space="preserve">-tej </w:t>
      </w:r>
      <w:r w:rsidR="00624EC8" w:rsidRPr="00EC28F7">
        <w:rPr>
          <w:color w:val="000000"/>
          <w:szCs w:val="20"/>
          <w:lang w:val="sk-SK"/>
        </w:rPr>
        <w:t>zložky</w:t>
      </w:r>
      <w:r w:rsidR="00521E48" w:rsidRPr="00EC28F7">
        <w:rPr>
          <w:rFonts w:cs="Times New Roman"/>
          <w:lang w:val="sk-SK"/>
        </w:rPr>
        <w:t xml:space="preserve"> v </w:t>
      </w:r>
      <w:r w:rsidR="00521E48" w:rsidRPr="00D04765">
        <w:rPr>
          <w:rFonts w:cs="Times New Roman"/>
          <w:i/>
          <w:iCs/>
          <w:lang w:val="sk-SK"/>
          <w:rPrChange w:id="321" w:author="Pavol Steltenpohl" w:date="2025-04-24T14:26:00Z" w16du:dateUtc="2025-04-24T12:26:00Z">
            <w:rPr>
              <w:rFonts w:cs="Times New Roman"/>
              <w:lang w:val="sk-SK"/>
            </w:rPr>
          </w:rPrChange>
        </w:rPr>
        <w:t>j</w:t>
      </w:r>
      <w:r w:rsidR="00521E48" w:rsidRPr="00EC28F7">
        <w:rPr>
          <w:rFonts w:cs="Times New Roman"/>
          <w:lang w:val="sk-SK"/>
        </w:rPr>
        <w:t xml:space="preserve">-tej </w:t>
      </w:r>
      <w:r w:rsidR="00624EC8" w:rsidRPr="00EC28F7">
        <w:rPr>
          <w:color w:val="000000"/>
          <w:szCs w:val="20"/>
          <w:lang w:val="sk-SK"/>
        </w:rPr>
        <w:t>fáze</w:t>
      </w:r>
      <w:r w:rsidR="00521E48" w:rsidRPr="00EC28F7">
        <w:rPr>
          <w:rFonts w:cs="Times New Roman"/>
          <w:lang w:val="sk-SK"/>
        </w:rPr>
        <w:t>. [19]</w:t>
      </w:r>
    </w:p>
    <w:p w14:paraId="06CDC063" w14:textId="77777777" w:rsidR="002C34C3" w:rsidRPr="00EC28F7" w:rsidRDefault="002C34C3" w:rsidP="002C34C3">
      <w:pPr>
        <w:pStyle w:val="Nadpis3"/>
        <w:rPr>
          <w:lang w:val="sk-SK"/>
        </w:rPr>
      </w:pPr>
      <w:bookmarkStart w:id="322" w:name="_Toc196226135"/>
      <w:r w:rsidRPr="00EC28F7">
        <w:rPr>
          <w:lang w:val="sk-SK"/>
        </w:rPr>
        <w:t>Rovnováha kvapalina-para</w:t>
      </w:r>
      <w:bookmarkEnd w:id="322"/>
    </w:p>
    <w:p w14:paraId="1E5A5AC0" w14:textId="03E72CAA" w:rsidR="00497226" w:rsidRPr="00EC28F7" w:rsidDel="00C512F4" w:rsidRDefault="00624EC8" w:rsidP="00624EC8">
      <w:pPr>
        <w:rPr>
          <w:del w:id="323" w:author="Pavol Steltenpohl" w:date="2025-04-24T14:27:00Z" w16du:dateUtc="2025-04-24T12:27:00Z"/>
          <w:lang w:val="sk-SK"/>
        </w:rPr>
      </w:pPr>
      <w:r w:rsidRPr="00EC28F7">
        <w:rPr>
          <w:lang w:val="sk-SK"/>
        </w:rPr>
        <w:t>Kvapalná a plynná fáza sú navzájom v rovnováhe pri rovnak</w:t>
      </w:r>
      <w:del w:id="324" w:author="Pavol Steltenpohl" w:date="2025-04-24T14:26:00Z" w16du:dateUtc="2025-04-24T12:26:00Z">
        <w:r w:rsidRPr="00EC28F7" w:rsidDel="00D04765">
          <w:rPr>
            <w:lang w:val="sk-SK"/>
          </w:rPr>
          <w:delText>y</w:delText>
        </w:r>
      </w:del>
      <w:ins w:id="325" w:author="Pavol Steltenpohl" w:date="2025-04-24T14:27:00Z" w16du:dateUtc="2025-04-24T12:27:00Z">
        <w:r w:rsidR="00D04765">
          <w:rPr>
            <w:lang w:val="sk-SK"/>
          </w:rPr>
          <w:t>ý</w:t>
        </w:r>
      </w:ins>
      <w:r w:rsidRPr="00EC28F7">
        <w:rPr>
          <w:lang w:val="sk-SK"/>
        </w:rPr>
        <w:t>ch podmi</w:t>
      </w:r>
      <w:ins w:id="326" w:author="Pavol Steltenpohl" w:date="2025-04-24T14:27:00Z" w16du:dateUtc="2025-04-24T12:27:00Z">
        <w:r w:rsidR="00D04765">
          <w:rPr>
            <w:lang w:val="sk-SK"/>
          </w:rPr>
          <w:t>e</w:t>
        </w:r>
      </w:ins>
      <w:r w:rsidRPr="00EC28F7">
        <w:rPr>
          <w:lang w:val="sk-SK"/>
        </w:rPr>
        <w:t>nkach</w:t>
      </w:r>
      <w:ins w:id="327" w:author="Pavol Steltenpohl" w:date="2025-04-24T14:27:00Z" w16du:dateUtc="2025-04-24T12:27:00Z">
        <w:r w:rsidR="00D04765">
          <w:rPr>
            <w:lang w:val="sk-SK"/>
          </w:rPr>
          <w:t>,</w:t>
        </w:r>
      </w:ins>
      <w:r w:rsidRPr="00EC28F7">
        <w:rPr>
          <w:lang w:val="sk-SK"/>
        </w:rPr>
        <w:t xml:space="preserve"> ak</w:t>
      </w:r>
      <w:del w:id="328" w:author="Pavol Steltenpohl" w:date="2025-04-24T14:27:00Z" w16du:dateUtc="2025-04-24T12:27:00Z">
        <w:r w:rsidRPr="00EC28F7" w:rsidDel="00D04765">
          <w:rPr>
            <w:lang w:val="sk-SK"/>
          </w:rPr>
          <w:delText>o</w:delText>
        </w:r>
      </w:del>
      <w:ins w:id="329" w:author="Pavol Steltenpohl" w:date="2025-04-24T14:27:00Z" w16du:dateUtc="2025-04-24T12:27:00Z">
        <w:r w:rsidR="00D04765">
          <w:rPr>
            <w:lang w:val="sk-SK"/>
          </w:rPr>
          <w:t>é boli uvedené</w:t>
        </w:r>
      </w:ins>
      <w:r w:rsidRPr="00EC28F7">
        <w:rPr>
          <w:lang w:val="sk-SK"/>
        </w:rPr>
        <w:t xml:space="preserve"> pri rovnováhe v systéme kvapalina-kvapalina, t.</w:t>
      </w:r>
      <w:ins w:id="330" w:author="Pavol Steltenpohl" w:date="2025-04-24T14:27:00Z" w16du:dateUtc="2025-04-24T12:27:00Z">
        <w:r w:rsidR="00D04765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j. </w:t>
      </w:r>
      <w:commentRangeStart w:id="331"/>
      <w:proofErr w:type="spellStart"/>
      <w:r w:rsidRPr="00EC28F7">
        <w:rPr>
          <w:lang w:val="sk-SK"/>
        </w:rPr>
        <w:t>rovnost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teplot</w:t>
      </w:r>
      <w:proofErr w:type="spellEnd"/>
      <w:r w:rsidRPr="00EC28F7">
        <w:rPr>
          <w:lang w:val="sk-SK"/>
        </w:rPr>
        <w:t xml:space="preserve">, tlakov a </w:t>
      </w:r>
      <w:proofErr w:type="spellStart"/>
      <w:r w:rsidRPr="00EC28F7">
        <w:rPr>
          <w:lang w:val="sk-SK"/>
        </w:rPr>
        <w:t>chemickych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potencialov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zloziek</w:t>
      </w:r>
      <w:proofErr w:type="spellEnd"/>
      <w:r w:rsidRPr="00EC28F7">
        <w:rPr>
          <w:lang w:val="sk-SK"/>
        </w:rPr>
        <w:t xml:space="preserve">. Chemicky </w:t>
      </w:r>
      <w:proofErr w:type="spellStart"/>
      <w:r w:rsidRPr="00EC28F7">
        <w:rPr>
          <w:lang w:val="sk-SK"/>
        </w:rPr>
        <w:t>pote</w:t>
      </w:r>
      <w:del w:id="332" w:author="Pavol Steltenpohl" w:date="2025-04-24T14:27:00Z" w16du:dateUtc="2025-04-24T12:27:00Z">
        <w:r w:rsidRPr="00EC28F7" w:rsidDel="00C512F4">
          <w:rPr>
            <w:lang w:val="sk-SK"/>
          </w:rPr>
          <w:delText>c</w:delText>
        </w:r>
      </w:del>
      <w:r w:rsidRPr="00EC28F7">
        <w:rPr>
          <w:lang w:val="sk-SK"/>
        </w:rPr>
        <w:t>n</w:t>
      </w:r>
      <w:ins w:id="333" w:author="Pavol Steltenpohl" w:date="2025-04-24T14:27:00Z" w16du:dateUtc="2025-04-24T12:27:00Z">
        <w:r w:rsidR="00C512F4" w:rsidRPr="00EC28F7">
          <w:rPr>
            <w:lang w:val="sk-SK"/>
          </w:rPr>
          <w:t>c</w:t>
        </w:r>
      </w:ins>
      <w:r w:rsidRPr="00EC28F7">
        <w:rPr>
          <w:lang w:val="sk-SK"/>
        </w:rPr>
        <w:t>ial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mozeme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nahradit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rovnostou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fugacit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zloziek</w:t>
      </w:r>
      <w:proofErr w:type="spellEnd"/>
      <w:r w:rsidRPr="00EC28F7">
        <w:rPr>
          <w:lang w:val="sk-SK"/>
        </w:rPr>
        <w:t xml:space="preserve"> v </w:t>
      </w:r>
      <w:proofErr w:type="spellStart"/>
      <w:r w:rsidRPr="00EC28F7">
        <w:rPr>
          <w:lang w:val="sk-SK"/>
        </w:rPr>
        <w:t>rovnovaznych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fazach</w:t>
      </w:r>
      <w:commentRangeEnd w:id="331"/>
      <w:proofErr w:type="spellEnd"/>
      <w:r w:rsidR="00C512F4">
        <w:rPr>
          <w:rStyle w:val="Odkaznakomentr"/>
        </w:rPr>
        <w:commentReference w:id="331"/>
      </w:r>
      <w:r w:rsidRPr="00EC28F7">
        <w:rPr>
          <w:lang w:val="sk-SK"/>
        </w:rPr>
        <w:t xml:space="preserve"> (9)</w:t>
      </w:r>
    </w:p>
    <w:p w14:paraId="0B5847DA" w14:textId="77777777" w:rsidR="00624EC8" w:rsidRPr="00EC28F7" w:rsidRDefault="00624EC8" w:rsidP="00624EC8">
      <w:pPr>
        <w:rPr>
          <w:lang w:val="sk-SK"/>
        </w:rPr>
      </w:pPr>
    </w:p>
    <w:p w14:paraId="54C93057" w14:textId="77777777" w:rsidR="000904C4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f</m:t>
            </m:r>
          </m:e>
          <m:sub>
            <m:r>
              <m:t>i</m:t>
            </m:r>
          </m:sub>
          <m:sup>
            <m:r>
              <m:t>G</m:t>
            </m:r>
          </m:sup>
        </m:sSubSup>
        <m:r>
          <m:t>=</m:t>
        </m:r>
        <m:sSubSup>
          <m:sSubSupPr>
            <m:ctrlPr/>
          </m:sSubSupPr>
          <m:e>
            <m:r>
              <m:t>f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t xml:space="preserve"> </m:t>
        </m:r>
      </m:oMath>
      <w:r w:rsidR="000904C4" w:rsidRPr="00EC28F7">
        <w:tab/>
      </w:r>
      <w:r w:rsidR="000904C4" w:rsidRPr="00EC28F7">
        <w:rPr>
          <w:i w:val="0"/>
        </w:rPr>
        <w:t>(9)</w:t>
      </w:r>
    </w:p>
    <w:p w14:paraId="455051A5" w14:textId="41B4A3BB" w:rsidR="00624EC8" w:rsidRPr="00EC28F7" w:rsidRDefault="00CD498B" w:rsidP="00624EC8">
      <w:pPr>
        <w:rPr>
          <w:lang w:val="sk-SK" w:eastAsia="sk-SK"/>
        </w:rPr>
      </w:pPr>
      <w:r w:rsidRPr="00EC28F7">
        <w:rPr>
          <w:lang w:val="sk-SK" w:eastAsia="sk-SK"/>
        </w:rPr>
        <w:t xml:space="preserve">kde </w:t>
      </w:r>
      <w:proofErr w:type="spellStart"/>
      <w:r w:rsidRPr="00EC28F7">
        <w:rPr>
          <w:i/>
          <w:lang w:val="sk-SK" w:eastAsia="sk-SK"/>
        </w:rPr>
        <w:t>f</w:t>
      </w:r>
      <w:r w:rsidRPr="00EC28F7">
        <w:rPr>
          <w:i/>
          <w:vertAlign w:val="subscript"/>
          <w:lang w:val="sk-SK" w:eastAsia="sk-SK"/>
        </w:rPr>
        <w:t>i</w:t>
      </w:r>
      <w:r w:rsidRPr="00EC28F7">
        <w:rPr>
          <w:i/>
          <w:vertAlign w:val="superscript"/>
          <w:lang w:val="sk-SK" w:eastAsia="sk-SK"/>
        </w:rPr>
        <w:t>G</w:t>
      </w:r>
      <w:proofErr w:type="spellEnd"/>
      <w:r w:rsidRPr="00EC28F7">
        <w:rPr>
          <w:lang w:val="sk-SK" w:eastAsia="sk-SK"/>
        </w:rPr>
        <w:t xml:space="preserve"> je </w:t>
      </w:r>
      <w:proofErr w:type="spellStart"/>
      <w:r w:rsidRPr="00EC28F7">
        <w:rPr>
          <w:lang w:val="sk-SK" w:eastAsia="sk-SK"/>
        </w:rPr>
        <w:t>fugacita</w:t>
      </w:r>
      <w:proofErr w:type="spellEnd"/>
      <w:r w:rsidRPr="00EC28F7">
        <w:rPr>
          <w:lang w:val="sk-SK" w:eastAsia="sk-SK"/>
        </w:rPr>
        <w:t xml:space="preserve"> zložky </w:t>
      </w:r>
      <w:r w:rsidRPr="00C512F4">
        <w:rPr>
          <w:i/>
          <w:iCs/>
          <w:lang w:val="sk-SK" w:eastAsia="sk-SK"/>
          <w:rPrChange w:id="334" w:author="Pavol Steltenpohl" w:date="2025-04-24T14:28:00Z" w16du:dateUtc="2025-04-24T12:28:00Z">
            <w:rPr>
              <w:lang w:val="sk-SK" w:eastAsia="sk-SK"/>
            </w:rPr>
          </w:rPrChange>
        </w:rPr>
        <w:t>i</w:t>
      </w:r>
      <w:r w:rsidRPr="00EC28F7">
        <w:rPr>
          <w:lang w:val="sk-SK" w:eastAsia="sk-SK"/>
        </w:rPr>
        <w:t xml:space="preserve"> v rovnovážnej plynnej fáze a </w:t>
      </w:r>
      <w:proofErr w:type="spellStart"/>
      <w:r w:rsidRPr="00EC28F7">
        <w:rPr>
          <w:i/>
          <w:lang w:val="sk-SK" w:eastAsia="sk-SK"/>
        </w:rPr>
        <w:t>f</w:t>
      </w:r>
      <w:r w:rsidRPr="00EC28F7">
        <w:rPr>
          <w:i/>
          <w:vertAlign w:val="subscript"/>
          <w:lang w:val="sk-SK" w:eastAsia="sk-SK"/>
        </w:rPr>
        <w:t>i</w:t>
      </w:r>
      <w:r w:rsidRPr="00EC28F7">
        <w:rPr>
          <w:vertAlign w:val="superscript"/>
          <w:lang w:val="sk-SK" w:eastAsia="sk-SK"/>
        </w:rPr>
        <w:t>L</w:t>
      </w:r>
      <w:proofErr w:type="spellEnd"/>
      <w:r w:rsidRPr="00EC28F7">
        <w:rPr>
          <w:lang w:val="sk-SK" w:eastAsia="sk-SK"/>
        </w:rPr>
        <w:t xml:space="preserve"> je </w:t>
      </w:r>
      <w:proofErr w:type="spellStart"/>
      <w:r w:rsidRPr="00EC28F7">
        <w:rPr>
          <w:lang w:val="sk-SK" w:eastAsia="sk-SK"/>
        </w:rPr>
        <w:t>fugacita</w:t>
      </w:r>
      <w:proofErr w:type="spellEnd"/>
      <w:r w:rsidRPr="00EC28F7">
        <w:rPr>
          <w:lang w:val="sk-SK" w:eastAsia="sk-SK"/>
        </w:rPr>
        <w:t xml:space="preserve"> zložky </w:t>
      </w:r>
      <w:r w:rsidRPr="00C512F4">
        <w:rPr>
          <w:i/>
          <w:iCs/>
          <w:lang w:val="sk-SK" w:eastAsia="sk-SK"/>
          <w:rPrChange w:id="335" w:author="Pavol Steltenpohl" w:date="2025-04-24T14:28:00Z" w16du:dateUtc="2025-04-24T12:28:00Z">
            <w:rPr>
              <w:lang w:val="sk-SK" w:eastAsia="sk-SK"/>
            </w:rPr>
          </w:rPrChange>
        </w:rPr>
        <w:t>i</w:t>
      </w:r>
      <w:r w:rsidRPr="00EC28F7">
        <w:rPr>
          <w:lang w:val="sk-SK" w:eastAsia="sk-SK"/>
        </w:rPr>
        <w:t xml:space="preserve"> v rovnovážnej kvapalnej fáze</w:t>
      </w:r>
      <w:ins w:id="336" w:author="Pavol Steltenpohl" w:date="2025-04-24T14:28:00Z" w16du:dateUtc="2025-04-24T12:28:00Z">
        <w:r w:rsidR="00C512F4">
          <w:rPr>
            <w:lang w:val="sk-SK" w:eastAsia="sk-SK"/>
          </w:rPr>
          <w:t>.</w:t>
        </w:r>
      </w:ins>
      <w:del w:id="337" w:author="Pavol Steltenpohl" w:date="2025-04-24T14:28:00Z" w16du:dateUtc="2025-04-24T12:28:00Z">
        <w:r w:rsidR="00624EC8" w:rsidRPr="00EC28F7" w:rsidDel="00C512F4">
          <w:rPr>
            <w:lang w:val="sk-SK" w:eastAsia="sk-SK"/>
          </w:rPr>
          <w:delText xml:space="preserve"> </w:delText>
        </w:r>
      </w:del>
    </w:p>
    <w:p w14:paraId="35591131" w14:textId="4C80B9C2" w:rsidR="00241847" w:rsidRPr="00EC28F7" w:rsidRDefault="00241847" w:rsidP="00624EC8">
      <w:pPr>
        <w:rPr>
          <w:lang w:val="sk-SK" w:eastAsia="sk-SK"/>
        </w:rPr>
      </w:pPr>
      <w:commentRangeStart w:id="338"/>
      <w:proofErr w:type="spellStart"/>
      <w:r w:rsidRPr="00EC28F7">
        <w:rPr>
          <w:lang w:val="sk-SK" w:eastAsia="sk-SK"/>
        </w:rPr>
        <w:t>Fugacitu</w:t>
      </w:r>
      <w:proofErr w:type="spellEnd"/>
      <w:r w:rsidRPr="00EC28F7">
        <w:rPr>
          <w:lang w:val="sk-SK" w:eastAsia="sk-SK"/>
        </w:rPr>
        <w:t xml:space="preserve"> parnej </w:t>
      </w:r>
      <w:proofErr w:type="spellStart"/>
      <w:r w:rsidRPr="00EC28F7">
        <w:rPr>
          <w:lang w:val="sk-SK" w:eastAsia="sk-SK"/>
        </w:rPr>
        <w:t>fazy</w:t>
      </w:r>
      <w:proofErr w:type="spellEnd"/>
      <w:r w:rsidRPr="00EC28F7">
        <w:rPr>
          <w:lang w:val="sk-SK" w:eastAsia="sk-SK"/>
        </w:rPr>
        <w:t xml:space="preserve"> definujeme ako s</w:t>
      </w:r>
      <w:del w:id="339" w:author="Pavol Steltenpohl" w:date="2025-04-24T14:28:00Z" w16du:dateUtc="2025-04-24T12:28:00Z">
        <w:r w:rsidRPr="00EC28F7" w:rsidDel="00C512F4">
          <w:rPr>
            <w:lang w:val="sk-SK" w:eastAsia="sk-SK"/>
          </w:rPr>
          <w:delText>ucet</w:delText>
        </w:r>
      </w:del>
      <w:ins w:id="340" w:author="Pavol Steltenpohl" w:date="2025-04-24T14:28:00Z" w16du:dateUtc="2025-04-24T12:28:00Z">
        <w:r w:rsidR="00C512F4">
          <w:rPr>
            <w:lang w:val="sk-SK" w:eastAsia="sk-SK"/>
          </w:rPr>
          <w:t>účin</w:t>
        </w:r>
      </w:ins>
      <w:r w:rsidRPr="00EC28F7">
        <w:rPr>
          <w:lang w:val="sk-SK" w:eastAsia="sk-SK"/>
        </w:rPr>
        <w:t xml:space="preserve"> tlaku </w:t>
      </w:r>
      <w:proofErr w:type="spellStart"/>
      <w:r w:rsidRPr="00EC28F7">
        <w:rPr>
          <w:lang w:val="sk-SK" w:eastAsia="sk-SK"/>
        </w:rPr>
        <w:t>sustavy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moloveho</w:t>
      </w:r>
      <w:proofErr w:type="spellEnd"/>
      <w:r w:rsidRPr="00EC28F7">
        <w:rPr>
          <w:lang w:val="sk-SK" w:eastAsia="sk-SK"/>
        </w:rPr>
        <w:t xml:space="preserve"> zlomk</w:t>
      </w:r>
      <w:ins w:id="341" w:author="Pavol Steltenpohl" w:date="2025-04-24T14:28:00Z" w16du:dateUtc="2025-04-24T12:28:00Z">
        <w:r w:rsidR="00C512F4">
          <w:rPr>
            <w:lang w:val="sk-SK" w:eastAsia="sk-SK"/>
          </w:rPr>
          <w:t>u</w:t>
        </w:r>
      </w:ins>
      <w:del w:id="342" w:author="Pavol Steltenpohl" w:date="2025-04-24T14:28:00Z" w16du:dateUtc="2025-04-24T12:28:00Z">
        <w:r w:rsidRPr="00EC28F7" w:rsidDel="00C512F4">
          <w:rPr>
            <w:lang w:val="sk-SK" w:eastAsia="sk-SK"/>
          </w:rPr>
          <w:delText>a</w:delText>
        </w:r>
      </w:del>
      <w:r w:rsidRPr="00EC28F7">
        <w:rPr>
          <w:lang w:val="sk-SK" w:eastAsia="sk-SK"/>
        </w:rPr>
        <w:t xml:space="preserve"> i-tej </w:t>
      </w:r>
      <w:proofErr w:type="spellStart"/>
      <w:r w:rsidRPr="00EC28F7">
        <w:rPr>
          <w:lang w:val="sk-SK" w:eastAsia="sk-SK"/>
        </w:rPr>
        <w:t>zlozky</w:t>
      </w:r>
      <w:proofErr w:type="spellEnd"/>
      <w:r w:rsidRPr="00EC28F7">
        <w:rPr>
          <w:lang w:val="sk-SK" w:eastAsia="sk-SK"/>
        </w:rPr>
        <w:t xml:space="preserve"> </w:t>
      </w:r>
      <w:ins w:id="343" w:author="Pavol Steltenpohl" w:date="2025-04-24T14:29:00Z" w16du:dateUtc="2025-04-24T12:29:00Z">
        <w:r w:rsidR="00C512F4">
          <w:rPr>
            <w:lang w:val="sk-SK" w:eastAsia="sk-SK"/>
          </w:rPr>
          <w:t xml:space="preserve">v </w:t>
        </w:r>
      </w:ins>
      <w:r w:rsidRPr="00EC28F7">
        <w:rPr>
          <w:lang w:val="sk-SK" w:eastAsia="sk-SK"/>
        </w:rPr>
        <w:t xml:space="preserve">parnej </w:t>
      </w:r>
      <w:proofErr w:type="spellStart"/>
      <w:r w:rsidRPr="00EC28F7">
        <w:rPr>
          <w:lang w:val="sk-SK" w:eastAsia="sk-SK"/>
        </w:rPr>
        <w:t>faz</w:t>
      </w:r>
      <w:del w:id="344" w:author="Pavol Steltenpohl" w:date="2025-04-24T14:29:00Z" w16du:dateUtc="2025-04-24T12:29:00Z">
        <w:r w:rsidRPr="00EC28F7" w:rsidDel="00C512F4">
          <w:rPr>
            <w:lang w:val="sk-SK" w:eastAsia="sk-SK"/>
          </w:rPr>
          <w:delText>y</w:delText>
        </w:r>
      </w:del>
      <w:ins w:id="345" w:author="Pavol Steltenpohl" w:date="2025-04-24T14:29:00Z" w16du:dateUtc="2025-04-24T12:29:00Z">
        <w:r w:rsidR="00C512F4">
          <w:rPr>
            <w:lang w:val="sk-SK" w:eastAsia="sk-SK"/>
          </w:rPr>
          <w:t>e</w:t>
        </w:r>
      </w:ins>
      <w:proofErr w:type="spellEnd"/>
      <w:r w:rsidRPr="00EC28F7">
        <w:rPr>
          <w:lang w:val="sk-SK" w:eastAsia="sk-SK"/>
        </w:rPr>
        <w:t xml:space="preserve"> a </w:t>
      </w:r>
      <w:del w:id="346" w:author="Pavol Steltenpohl" w:date="2025-04-24T14:29:00Z" w16du:dateUtc="2025-04-24T12:29:00Z">
        <w:r w:rsidRPr="00EC28F7" w:rsidDel="00C512F4">
          <w:rPr>
            <w:lang w:val="sk-SK" w:eastAsia="sk-SK"/>
          </w:rPr>
          <w:delText>koeficientu</w:delText>
        </w:r>
      </w:del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fugacit</w:t>
      </w:r>
      <w:del w:id="347" w:author="Pavol Steltenpohl" w:date="2025-04-24T14:29:00Z" w16du:dateUtc="2025-04-24T12:29:00Z">
        <w:r w:rsidRPr="00EC28F7" w:rsidDel="00C512F4">
          <w:rPr>
            <w:lang w:val="sk-SK" w:eastAsia="sk-SK"/>
          </w:rPr>
          <w:delText>y</w:delText>
        </w:r>
      </w:del>
      <w:ins w:id="348" w:author="Pavol Steltenpohl" w:date="2025-04-24T14:29:00Z" w16du:dateUtc="2025-04-24T12:29:00Z">
        <w:r w:rsidR="00C512F4">
          <w:rPr>
            <w:lang w:val="sk-SK" w:eastAsia="sk-SK"/>
          </w:rPr>
          <w:t>ného</w:t>
        </w:r>
      </w:ins>
      <w:proofErr w:type="spellEnd"/>
      <w:r w:rsidRPr="00EC28F7">
        <w:rPr>
          <w:lang w:val="sk-SK" w:eastAsia="sk-SK"/>
        </w:rPr>
        <w:t xml:space="preserve"> </w:t>
      </w:r>
      <w:ins w:id="349" w:author="Pavol Steltenpohl" w:date="2025-04-24T14:29:00Z" w16du:dateUtc="2025-04-24T12:29:00Z">
        <w:r w:rsidR="00C512F4" w:rsidRPr="00EC28F7">
          <w:rPr>
            <w:lang w:val="sk-SK" w:eastAsia="sk-SK"/>
          </w:rPr>
          <w:t xml:space="preserve">koeficientu </w:t>
        </w:r>
        <w:r w:rsidR="00C512F4">
          <w:rPr>
            <w:lang w:val="sk-SK" w:eastAsia="sk-SK"/>
          </w:rPr>
          <w:t xml:space="preserve">zložky v </w:t>
        </w:r>
      </w:ins>
      <w:r w:rsidRPr="00EC28F7">
        <w:rPr>
          <w:lang w:val="sk-SK" w:eastAsia="sk-SK"/>
        </w:rPr>
        <w:t xml:space="preserve">parnej </w:t>
      </w:r>
      <w:del w:id="350" w:author="Pavol Steltenpohl" w:date="2025-04-24T14:29:00Z" w16du:dateUtc="2025-04-24T12:29:00Z">
        <w:r w:rsidRPr="00EC28F7" w:rsidDel="00C512F4">
          <w:rPr>
            <w:lang w:val="sk-SK" w:eastAsia="sk-SK"/>
          </w:rPr>
          <w:delText>zazy</w:delText>
        </w:r>
      </w:del>
      <w:ins w:id="351" w:author="Pavol Steltenpohl" w:date="2025-04-24T14:29:00Z" w16du:dateUtc="2025-04-24T12:29:00Z">
        <w:r w:rsidR="00C512F4">
          <w:rPr>
            <w:lang w:val="sk-SK" w:eastAsia="sk-SK"/>
          </w:rPr>
          <w:t>fáze</w:t>
        </w:r>
      </w:ins>
      <w:r w:rsidRPr="00EC28F7">
        <w:rPr>
          <w:lang w:val="sk-SK" w:eastAsia="sk-SK"/>
        </w:rPr>
        <w:t xml:space="preserve">. Pre </w:t>
      </w:r>
      <w:proofErr w:type="spellStart"/>
      <w:r w:rsidRPr="00EC28F7">
        <w:rPr>
          <w:lang w:val="sk-SK" w:eastAsia="sk-SK"/>
        </w:rPr>
        <w:t>kvapalnu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fazu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fugacitu</w:t>
      </w:r>
      <w:proofErr w:type="spellEnd"/>
      <w:r w:rsidRPr="00EC28F7">
        <w:rPr>
          <w:lang w:val="sk-SK" w:eastAsia="sk-SK"/>
        </w:rPr>
        <w:t xml:space="preserve"> vyjadrime pomocou </w:t>
      </w:r>
      <w:proofErr w:type="spellStart"/>
      <w:r w:rsidRPr="00EC28F7">
        <w:rPr>
          <w:lang w:val="sk-SK" w:eastAsia="sk-SK"/>
        </w:rPr>
        <w:t>akivitneho</w:t>
      </w:r>
      <w:proofErr w:type="spellEnd"/>
      <w:r w:rsidRPr="00EC28F7">
        <w:rPr>
          <w:lang w:val="sk-SK" w:eastAsia="sk-SK"/>
        </w:rPr>
        <w:t xml:space="preserve"> koeficienta.</w:t>
      </w:r>
      <w:commentRangeEnd w:id="338"/>
      <w:r w:rsidR="00C512F4">
        <w:rPr>
          <w:rStyle w:val="Odkaznakomentr"/>
        </w:rPr>
        <w:commentReference w:id="338"/>
      </w:r>
      <w:r w:rsidRPr="00EC28F7">
        <w:rPr>
          <w:lang w:val="sk-SK" w:eastAsia="sk-SK"/>
        </w:rPr>
        <w:t xml:space="preserve"> </w:t>
      </w:r>
    </w:p>
    <w:p w14:paraId="34F54E02" w14:textId="77777777" w:rsidR="000904C4" w:rsidRPr="00EC28F7" w:rsidRDefault="00000000" w:rsidP="0099172A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f</m:t>
            </m:r>
          </m:e>
          <m:sub>
            <m:r>
              <m:t>i</m:t>
            </m:r>
          </m:sub>
          <m:sup>
            <m:r>
              <m:t>G</m:t>
            </m:r>
          </m:sup>
        </m:sSubSup>
        <m:r>
          <m:t>=P*</m:t>
        </m:r>
        <m:sSub>
          <m:sSubPr>
            <m:ctrlPr/>
          </m:sSubPr>
          <m:e>
            <m:r>
              <m:t>y</m:t>
            </m:r>
          </m:e>
          <m:sub>
            <m:r>
              <m:t>i</m:t>
            </m:r>
          </m:sub>
        </m:sSub>
        <m:r>
          <m:t>*</m:t>
        </m:r>
        <m:sSubSup>
          <m:sSubSupPr>
            <m:ctrlPr/>
          </m:sSubSupPr>
          <m:e>
            <m:r>
              <m:t>φ</m:t>
            </m:r>
          </m:e>
          <m:sub>
            <m:r>
              <m:t>i</m:t>
            </m:r>
          </m:sub>
          <m:sup>
            <m:r>
              <m:t>G</m:t>
            </m:r>
          </m:sup>
        </m:sSubSup>
      </m:oMath>
      <w:r w:rsidR="000904C4" w:rsidRPr="00EC28F7">
        <w:tab/>
      </w:r>
      <w:r w:rsidR="000904C4" w:rsidRPr="00EC28F7">
        <w:rPr>
          <w:i w:val="0"/>
        </w:rPr>
        <w:t>(10)</w:t>
      </w:r>
    </w:p>
    <w:p w14:paraId="41BE67F6" w14:textId="77777777" w:rsidR="00241847" w:rsidRPr="00EC28F7" w:rsidRDefault="00000000" w:rsidP="00241847">
      <w:pPr>
        <w:pStyle w:val="rovnica0"/>
        <w:rPr>
          <w:i w:val="0"/>
        </w:rPr>
      </w:pPr>
      <m:oMath>
        <m:sSubSup>
          <m:sSubSupPr>
            <m:ctrlPr/>
          </m:sSubSupPr>
          <m:e>
            <m:r>
              <m:t>f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t>=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t>*</m:t>
        </m:r>
        <m:sSub>
          <m:sSubPr>
            <m:ctrlPr/>
          </m:sSubPr>
          <m:e>
            <m:r>
              <m:t>γ</m:t>
            </m:r>
          </m:e>
          <m:sub>
            <m:r>
              <m:t>i</m:t>
            </m:r>
          </m:sub>
        </m:sSub>
        <m:r>
          <m:t>*P</m:t>
        </m:r>
        <m:sSub>
          <m:sSubPr>
            <m:ctrlPr/>
          </m:sSubPr>
          <m:e>
            <m:r>
              <m:t>°</m:t>
            </m:r>
          </m:e>
          <m:sub>
            <m:r>
              <m:t>i</m:t>
            </m:r>
          </m:sub>
        </m:sSub>
        <m:r>
          <m:t>*φ</m:t>
        </m:r>
        <m:sSub>
          <m:sSubPr>
            <m:ctrlPr/>
          </m:sSubPr>
          <m:e>
            <m:r>
              <m:t>°</m:t>
            </m:r>
          </m:e>
          <m:sub>
            <m:r>
              <m:t>is</m:t>
            </m:r>
          </m:sub>
        </m:sSub>
      </m:oMath>
      <w:r w:rsidR="000904C4" w:rsidRPr="00EC28F7">
        <w:tab/>
      </w:r>
      <w:r w:rsidR="000904C4" w:rsidRPr="00EC28F7">
        <w:rPr>
          <w:i w:val="0"/>
        </w:rPr>
        <w:t>(11)</w:t>
      </w:r>
    </w:p>
    <w:p w14:paraId="40A71BEA" w14:textId="512BA0EB" w:rsidR="00B777BD" w:rsidRPr="00EC28F7" w:rsidRDefault="00B777BD" w:rsidP="00B777BD">
      <w:pPr>
        <w:rPr>
          <w:lang w:val="sk-SK"/>
        </w:rPr>
      </w:pPr>
      <w:r w:rsidRPr="00EC28F7">
        <w:rPr>
          <w:iCs/>
          <w:lang w:val="sk-SK"/>
        </w:rPr>
        <w:t xml:space="preserve">kde </w:t>
      </w:r>
      <w:r w:rsidRPr="00EC28F7">
        <w:rPr>
          <w:i/>
          <w:lang w:val="sk-SK"/>
        </w:rPr>
        <w:t>P</w:t>
      </w:r>
      <w:r w:rsidRPr="00EC28F7">
        <w:rPr>
          <w:iCs/>
          <w:lang w:val="sk-SK"/>
        </w:rPr>
        <w:t xml:space="preserve"> je tlak v sústave, </w:t>
      </w:r>
      <w:proofErr w:type="spellStart"/>
      <w:r w:rsidRPr="00EC28F7">
        <w:rPr>
          <w:rFonts w:cs="Times New Roman"/>
          <w:i/>
          <w:iCs/>
          <w:lang w:val="sk-SK"/>
        </w:rPr>
        <w:t>φ</w:t>
      </w:r>
      <w:r w:rsidRPr="00EC28F7">
        <w:rPr>
          <w:rFonts w:cs="Times New Roman"/>
          <w:i/>
          <w:iCs/>
          <w:vertAlign w:val="subscript"/>
          <w:lang w:val="sk-SK"/>
        </w:rPr>
        <w:t>i</w:t>
      </w:r>
      <w:r w:rsidRPr="00EC28F7">
        <w:rPr>
          <w:iCs/>
          <w:vertAlign w:val="superscript"/>
          <w:lang w:val="sk-SK"/>
        </w:rPr>
        <w:t>G</w:t>
      </w:r>
      <w:proofErr w:type="spellEnd"/>
      <w:r w:rsidRPr="00EC28F7">
        <w:rPr>
          <w:iCs/>
          <w:lang w:val="sk-SK"/>
        </w:rPr>
        <w:t xml:space="preserve"> </w:t>
      </w:r>
      <w:r w:rsidRPr="00EC28F7">
        <w:rPr>
          <w:lang w:val="sk-SK"/>
        </w:rPr>
        <w:t xml:space="preserve">je </w:t>
      </w:r>
      <w:proofErr w:type="spellStart"/>
      <w:r w:rsidRPr="00EC28F7">
        <w:rPr>
          <w:lang w:val="sk-SK"/>
        </w:rPr>
        <w:t>fugacitný</w:t>
      </w:r>
      <w:proofErr w:type="spellEnd"/>
      <w:r w:rsidRPr="00EC28F7">
        <w:rPr>
          <w:lang w:val="sk-SK"/>
        </w:rPr>
        <w:t xml:space="preserve"> koeficient </w:t>
      </w:r>
      <w:r w:rsidRPr="00EC28F7">
        <w:rPr>
          <w:i/>
          <w:iCs/>
          <w:lang w:val="sk-SK"/>
        </w:rPr>
        <w:t>i</w:t>
      </w:r>
      <w:r w:rsidRPr="00EC28F7">
        <w:rPr>
          <w:lang w:val="sk-SK"/>
        </w:rPr>
        <w:t>-tej zložky v plynnej fáze pri tlaku a teplote sústavy,</w:t>
      </w:r>
      <w:ins w:id="352" w:author="Pavol Steltenpohl" w:date="2025-04-24T14:30:00Z" w16du:dateUtc="2025-04-24T12:30:00Z">
        <w:r w:rsidR="00C512F4">
          <w:rPr>
            <w:lang w:val="sk-SK"/>
          </w:rPr>
          <w:t xml:space="preserve"> </w:t>
        </w:r>
      </w:ins>
      <w:proofErr w:type="spellStart"/>
      <w:r w:rsidRPr="00EC28F7">
        <w:rPr>
          <w:rFonts w:cs="Times New Roman"/>
          <w:i/>
          <w:lang w:val="sk-SK"/>
        </w:rPr>
        <w:t>γ</w:t>
      </w:r>
      <w:r w:rsidRPr="00EC28F7">
        <w:rPr>
          <w:i/>
          <w:vertAlign w:val="subscript"/>
          <w:lang w:val="sk-SK"/>
        </w:rPr>
        <w:t>i</w:t>
      </w:r>
      <w:proofErr w:type="spellEnd"/>
      <w:r w:rsidRPr="00EC28F7">
        <w:rPr>
          <w:lang w:val="sk-SK"/>
        </w:rPr>
        <w:t xml:space="preserve"> je </w:t>
      </w:r>
      <w:proofErr w:type="spellStart"/>
      <w:r w:rsidRPr="00EC28F7">
        <w:rPr>
          <w:lang w:val="sk-SK"/>
        </w:rPr>
        <w:t>aktivitný</w:t>
      </w:r>
      <w:proofErr w:type="spellEnd"/>
      <w:r w:rsidRPr="00EC28F7">
        <w:rPr>
          <w:lang w:val="sk-SK"/>
        </w:rPr>
        <w:t xml:space="preserve"> koeficient </w:t>
      </w:r>
      <w:r w:rsidRPr="00EC28F7">
        <w:rPr>
          <w:i/>
          <w:iCs/>
          <w:lang w:val="sk-SK"/>
        </w:rPr>
        <w:t>i</w:t>
      </w:r>
      <w:r w:rsidRPr="00EC28F7">
        <w:rPr>
          <w:lang w:val="sk-SK"/>
        </w:rPr>
        <w:t xml:space="preserve">-tej zložky v kvapalnom roztoku, </w:t>
      </w:r>
      <w:del w:id="353" w:author="Pavol Steltenpohl" w:date="2025-04-24T14:30:00Z" w16du:dateUtc="2025-04-24T12:30:00Z">
        <w:r w:rsidRPr="00EC28F7" w:rsidDel="00C512F4">
          <w:rPr>
            <w:lang w:val="sk-SK"/>
          </w:rPr>
          <w:delText xml:space="preserve">, </w:delText>
        </w:r>
      </w:del>
      <w:proofErr w:type="spellStart"/>
      <w:r w:rsidRPr="00EC28F7">
        <w:rPr>
          <w:i/>
          <w:lang w:val="sk-SK"/>
        </w:rPr>
        <w:t>y</w:t>
      </w:r>
      <w:r w:rsidRPr="00EC28F7">
        <w:rPr>
          <w:i/>
          <w:vertAlign w:val="subscript"/>
          <w:lang w:val="sk-SK"/>
        </w:rPr>
        <w:t>i</w:t>
      </w:r>
      <w:proofErr w:type="spellEnd"/>
      <w:r w:rsidRPr="00EC28F7">
        <w:rPr>
          <w:lang w:val="sk-SK"/>
        </w:rPr>
        <w:t xml:space="preserve"> je mólový zlomok </w:t>
      </w:r>
      <w:r w:rsidRPr="00EC28F7">
        <w:rPr>
          <w:i/>
          <w:iCs/>
          <w:lang w:val="sk-SK"/>
        </w:rPr>
        <w:t>i</w:t>
      </w:r>
      <w:r w:rsidRPr="00EC28F7">
        <w:rPr>
          <w:lang w:val="sk-SK"/>
        </w:rPr>
        <w:t xml:space="preserve">-tej zložky v plynnej fáze a </w:t>
      </w:r>
      <w:r w:rsidRPr="00EC28F7">
        <w:rPr>
          <w:i/>
          <w:lang w:val="sk-SK"/>
        </w:rPr>
        <w:t>x</w:t>
      </w:r>
      <w:r w:rsidRPr="00EC28F7">
        <w:rPr>
          <w:i/>
          <w:vertAlign w:val="subscript"/>
          <w:lang w:val="sk-SK"/>
        </w:rPr>
        <w:t>i</w:t>
      </w:r>
      <w:r w:rsidRPr="00EC28F7">
        <w:rPr>
          <w:lang w:val="sk-SK"/>
        </w:rPr>
        <w:t xml:space="preserve"> je mólov</w:t>
      </w:r>
      <w:ins w:id="354" w:author="Pavol Steltenpohl" w:date="2025-04-24T14:30:00Z" w16du:dateUtc="2025-04-24T12:30:00Z">
        <w:r w:rsidR="00C512F4">
          <w:rPr>
            <w:lang w:val="sk-SK"/>
          </w:rPr>
          <w:t>ý</w:t>
        </w:r>
      </w:ins>
      <w:del w:id="355" w:author="Pavol Steltenpohl" w:date="2025-04-24T14:30:00Z" w16du:dateUtc="2025-04-24T12:30:00Z">
        <w:r w:rsidRPr="00EC28F7" w:rsidDel="00C512F4">
          <w:rPr>
            <w:lang w:val="sk-SK"/>
          </w:rPr>
          <w:delText>y</w:delText>
        </w:r>
      </w:del>
      <w:r w:rsidRPr="00EC28F7">
        <w:rPr>
          <w:lang w:val="sk-SK"/>
        </w:rPr>
        <w:t xml:space="preserve"> zlomok </w:t>
      </w:r>
      <w:r w:rsidRPr="00EC28F7">
        <w:rPr>
          <w:i/>
          <w:iCs/>
          <w:lang w:val="sk-SK"/>
        </w:rPr>
        <w:t>i</w:t>
      </w:r>
      <w:r w:rsidR="00D623C5" w:rsidRPr="00EC28F7">
        <w:rPr>
          <w:lang w:val="sk-SK"/>
        </w:rPr>
        <w:t>-tej zložky v kvapalnej fáze,</w:t>
      </w:r>
      <w:r w:rsidR="00D623C5" w:rsidRPr="00EC28F7">
        <w:rPr>
          <w:iCs/>
          <w:lang w:val="sk-SK"/>
        </w:rPr>
        <w:t xml:space="preserve"> </w:t>
      </w:r>
      <w:r w:rsidR="00D623C5" w:rsidRPr="00EC28F7">
        <w:rPr>
          <w:i/>
          <w:iCs/>
          <w:lang w:val="sk-SK"/>
        </w:rPr>
        <w:t>P</w:t>
      </w:r>
      <w:r w:rsidR="00D623C5" w:rsidRPr="00EC28F7">
        <w:rPr>
          <w:i/>
          <w:iCs/>
          <w:vertAlign w:val="superscript"/>
          <w:lang w:val="sk-SK"/>
        </w:rPr>
        <w:t>0</w:t>
      </w:r>
      <w:r w:rsidR="00D623C5" w:rsidRPr="00EC28F7">
        <w:rPr>
          <w:i/>
          <w:iCs/>
          <w:vertAlign w:val="subscript"/>
          <w:lang w:val="sk-SK"/>
        </w:rPr>
        <w:t>i</w:t>
      </w:r>
      <w:r w:rsidR="00D623C5" w:rsidRPr="00C512F4">
        <w:rPr>
          <w:i/>
          <w:iCs/>
          <w:lang w:val="sk-SK"/>
          <w:rPrChange w:id="356" w:author="Pavol Steltenpohl" w:date="2025-04-24T14:30:00Z" w16du:dateUtc="2025-04-24T12:30:00Z">
            <w:rPr>
              <w:i/>
              <w:iCs/>
              <w:vertAlign w:val="subscript"/>
              <w:lang w:val="sk-SK"/>
            </w:rPr>
          </w:rPrChange>
        </w:rPr>
        <w:t xml:space="preserve"> </w:t>
      </w:r>
      <w:r w:rsidR="00D623C5" w:rsidRPr="00EC28F7">
        <w:rPr>
          <w:iCs/>
          <w:lang w:val="sk-SK"/>
        </w:rPr>
        <w:t xml:space="preserve">je tlak nasýtenej pary </w:t>
      </w:r>
      <w:r w:rsidR="00D623C5" w:rsidRPr="00EC28F7">
        <w:rPr>
          <w:i/>
          <w:lang w:val="sk-SK"/>
        </w:rPr>
        <w:t>i</w:t>
      </w:r>
      <w:r w:rsidR="00D623C5" w:rsidRPr="00EC28F7">
        <w:rPr>
          <w:iCs/>
          <w:lang w:val="sk-SK"/>
        </w:rPr>
        <w:t xml:space="preserve">-tej zložky pri teplote sústavy, </w:t>
      </w:r>
      <w:r w:rsidR="00FC4B37" w:rsidRPr="00EC28F7">
        <w:rPr>
          <w:rFonts w:cs="Times New Roman"/>
          <w:i/>
          <w:iCs/>
          <w:lang w:val="sk-SK"/>
        </w:rPr>
        <w:t>φ</w:t>
      </w:r>
      <w:r w:rsidR="00FC4B37" w:rsidRPr="00EC28F7">
        <w:rPr>
          <w:i/>
          <w:iCs/>
          <w:vertAlign w:val="superscript"/>
          <w:lang w:val="sk-SK"/>
        </w:rPr>
        <w:t>0</w:t>
      </w:r>
      <w:r w:rsidR="00FC4B37" w:rsidRPr="00EC28F7">
        <w:rPr>
          <w:i/>
          <w:iCs/>
          <w:vertAlign w:val="subscript"/>
          <w:lang w:val="sk-SK"/>
        </w:rPr>
        <w:t>is</w:t>
      </w:r>
      <w:r w:rsidR="00FC4B37" w:rsidRPr="00EC28F7">
        <w:rPr>
          <w:iCs/>
          <w:lang w:val="sk-SK"/>
        </w:rPr>
        <w:t xml:space="preserve"> </w:t>
      </w:r>
      <w:r w:rsidR="00D623C5" w:rsidRPr="00EC28F7">
        <w:rPr>
          <w:iCs/>
          <w:lang w:val="sk-SK"/>
        </w:rPr>
        <w:t xml:space="preserve">je </w:t>
      </w:r>
      <w:proofErr w:type="spellStart"/>
      <w:r w:rsidR="00D623C5" w:rsidRPr="00EC28F7">
        <w:rPr>
          <w:iCs/>
          <w:lang w:val="sk-SK"/>
        </w:rPr>
        <w:t>fugacitný</w:t>
      </w:r>
      <w:proofErr w:type="spellEnd"/>
      <w:r w:rsidR="00D623C5" w:rsidRPr="00EC28F7">
        <w:rPr>
          <w:iCs/>
          <w:lang w:val="sk-SK"/>
        </w:rPr>
        <w:t xml:space="preserve"> koeficient </w:t>
      </w:r>
      <w:r w:rsidR="00D623C5" w:rsidRPr="00EC28F7">
        <w:rPr>
          <w:i/>
          <w:lang w:val="sk-SK"/>
        </w:rPr>
        <w:t>i</w:t>
      </w:r>
      <w:r w:rsidR="00D623C5" w:rsidRPr="00EC28F7">
        <w:rPr>
          <w:iCs/>
          <w:lang w:val="sk-SK"/>
        </w:rPr>
        <w:t>-tej zložky pri tlaku nasýtených pár a teplote sústavy</w:t>
      </w:r>
      <w:ins w:id="357" w:author="Pavol Steltenpohl" w:date="2025-04-24T14:31:00Z" w16du:dateUtc="2025-04-24T12:31:00Z">
        <w:r w:rsidR="00C512F4">
          <w:rPr>
            <w:iCs/>
            <w:lang w:val="sk-SK"/>
          </w:rPr>
          <w:t>.</w:t>
        </w:r>
      </w:ins>
    </w:p>
    <w:p w14:paraId="65E6A7CA" w14:textId="2C8FA12C" w:rsidR="00241847" w:rsidRPr="00EC28F7" w:rsidRDefault="00805FEE" w:rsidP="00D356C5">
      <w:pPr>
        <w:rPr>
          <w:lang w:val="sk-SK" w:eastAsia="sk-SK"/>
        </w:rPr>
      </w:pPr>
      <w:r w:rsidRPr="00EC28F7">
        <w:rPr>
          <w:lang w:val="sk-SK" w:eastAsia="sk-SK"/>
        </w:rPr>
        <w:t>Pre zjednodušenie</w:t>
      </w:r>
      <w:ins w:id="358" w:author="Pavol Steltenpohl" w:date="2025-04-24T14:31:00Z" w16du:dateUtc="2025-04-24T12:31:00Z">
        <w:r w:rsidR="00C512F4">
          <w:rPr>
            <w:lang w:val="sk-SK" w:eastAsia="sk-SK"/>
          </w:rPr>
          <w:t>,</w:t>
        </w:r>
      </w:ins>
      <w:r w:rsidRPr="00EC28F7">
        <w:rPr>
          <w:lang w:val="sk-SK" w:eastAsia="sk-SK"/>
        </w:rPr>
        <w:t xml:space="preserve"> pri atmosférickom a nižších tlakoch predpokladáme ideálne správanie parnej fázy a reálne správanie kvapalnej fázy. Potom </w:t>
      </w:r>
      <w:proofErr w:type="spellStart"/>
      <w:r w:rsidRPr="00EC28F7">
        <w:rPr>
          <w:lang w:val="sk-SK" w:eastAsia="sk-SK"/>
        </w:rPr>
        <w:t>fugacitné</w:t>
      </w:r>
      <w:proofErr w:type="spellEnd"/>
      <w:r w:rsidRPr="00EC28F7">
        <w:rPr>
          <w:lang w:val="sk-SK" w:eastAsia="sk-SK"/>
        </w:rPr>
        <w:t xml:space="preserve"> koeficienty v oboch fázach sa rovnajú</w:t>
      </w:r>
      <w:r w:rsidR="002A4CE4" w:rsidRPr="00EC28F7">
        <w:rPr>
          <w:lang w:val="sk-SK" w:eastAsia="sk-SK"/>
        </w:rPr>
        <w:t xml:space="preserve"> </w:t>
      </w:r>
      <w:proofErr w:type="spellStart"/>
      <w:r w:rsidR="002A4CE4" w:rsidRPr="00EC28F7">
        <w:rPr>
          <w:rFonts w:cs="Times New Roman"/>
          <w:i/>
          <w:iCs/>
          <w:lang w:val="sk-SK"/>
        </w:rPr>
        <w:t>φ</w:t>
      </w:r>
      <w:r w:rsidR="002A4CE4" w:rsidRPr="00EC28F7">
        <w:rPr>
          <w:rFonts w:cs="Times New Roman"/>
          <w:i/>
          <w:iCs/>
          <w:vertAlign w:val="subscript"/>
          <w:lang w:val="sk-SK"/>
        </w:rPr>
        <w:t>i</w:t>
      </w:r>
      <w:r w:rsidR="002A4CE4" w:rsidRPr="00EC28F7">
        <w:rPr>
          <w:iCs/>
          <w:vertAlign w:val="superscript"/>
          <w:lang w:val="sk-SK"/>
        </w:rPr>
        <w:t>G</w:t>
      </w:r>
      <w:proofErr w:type="spellEnd"/>
      <w:ins w:id="359" w:author="Pavol Steltenpohl" w:date="2025-04-24T14:31:00Z" w16du:dateUtc="2025-04-24T12:31:00Z">
        <w:r w:rsidR="00C512F4">
          <w:rPr>
            <w:iCs/>
            <w:lang w:val="sk-SK"/>
          </w:rPr>
          <w:t xml:space="preserve"> </w:t>
        </w:r>
      </w:ins>
      <w:r w:rsidR="002A4CE4" w:rsidRPr="00EC28F7">
        <w:rPr>
          <w:iCs/>
          <w:lang w:val="sk-SK"/>
        </w:rPr>
        <w:t>=</w:t>
      </w:r>
      <w:r w:rsidR="002A4CE4" w:rsidRPr="00C512F4">
        <w:rPr>
          <w:rFonts w:cs="Times New Roman"/>
          <w:lang w:val="sk-SK"/>
        </w:rPr>
        <w:t xml:space="preserve"> </w:t>
      </w:r>
      <w:r w:rsidR="002A4CE4" w:rsidRPr="00EC28F7">
        <w:rPr>
          <w:rFonts w:cs="Times New Roman"/>
          <w:i/>
          <w:iCs/>
          <w:lang w:val="sk-SK"/>
        </w:rPr>
        <w:t>φ</w:t>
      </w:r>
      <w:r w:rsidR="002A4CE4" w:rsidRPr="00EC28F7">
        <w:rPr>
          <w:i/>
          <w:iCs/>
          <w:vertAlign w:val="superscript"/>
          <w:lang w:val="sk-SK"/>
        </w:rPr>
        <w:t>0</w:t>
      </w:r>
      <w:r w:rsidR="002A4CE4" w:rsidRPr="00EC28F7">
        <w:rPr>
          <w:i/>
          <w:iCs/>
          <w:vertAlign w:val="subscript"/>
          <w:lang w:val="sk-SK"/>
        </w:rPr>
        <w:t>is</w:t>
      </w:r>
      <w:ins w:id="360" w:author="Pavol Steltenpohl" w:date="2025-04-24T14:31:00Z" w16du:dateUtc="2025-04-24T12:31:00Z">
        <w:r w:rsidR="00C512F4">
          <w:rPr>
            <w:lang w:val="sk-SK"/>
          </w:rPr>
          <w:t xml:space="preserve"> </w:t>
        </w:r>
      </w:ins>
      <w:r w:rsidR="002A4CE4" w:rsidRPr="00EC28F7">
        <w:rPr>
          <w:iCs/>
          <w:lang w:val="sk-SK"/>
        </w:rPr>
        <w:t>=</w:t>
      </w:r>
      <w:ins w:id="361" w:author="Pavol Steltenpohl" w:date="2025-04-24T14:31:00Z" w16du:dateUtc="2025-04-24T12:31:00Z">
        <w:r w:rsidR="00C512F4">
          <w:rPr>
            <w:iCs/>
            <w:lang w:val="sk-SK"/>
          </w:rPr>
          <w:t xml:space="preserve"> </w:t>
        </w:r>
      </w:ins>
      <w:r w:rsidR="002A4CE4" w:rsidRPr="00EC28F7">
        <w:rPr>
          <w:iCs/>
          <w:lang w:val="sk-SK"/>
        </w:rPr>
        <w:t xml:space="preserve">1. </w:t>
      </w:r>
      <w:r w:rsidR="00350683" w:rsidRPr="00EC28F7">
        <w:rPr>
          <w:iCs/>
          <w:lang w:val="sk-SK"/>
        </w:rPr>
        <w:t>Úpravou rovníc (9), (10) a (11) dostaneme nov</w:t>
      </w:r>
      <w:ins w:id="362" w:author="Pavol Steltenpohl" w:date="2025-04-24T14:31:00Z" w16du:dateUtc="2025-04-24T12:31:00Z">
        <w:r w:rsidR="00C512F4">
          <w:rPr>
            <w:iCs/>
            <w:lang w:val="sk-SK"/>
          </w:rPr>
          <w:t>ý</w:t>
        </w:r>
      </w:ins>
      <w:del w:id="363" w:author="Pavol Steltenpohl" w:date="2025-04-24T14:31:00Z" w16du:dateUtc="2025-04-24T12:31:00Z">
        <w:r w:rsidR="00350683" w:rsidRPr="00EC28F7" w:rsidDel="00C512F4">
          <w:rPr>
            <w:iCs/>
            <w:lang w:val="sk-SK"/>
          </w:rPr>
          <w:delText>é</w:delText>
        </w:r>
      </w:del>
      <w:r w:rsidR="00350683" w:rsidRPr="00EC28F7">
        <w:rPr>
          <w:iCs/>
          <w:lang w:val="sk-SK"/>
        </w:rPr>
        <w:t xml:space="preserve"> op</w:t>
      </w:r>
      <w:del w:id="364" w:author="Pavol Steltenpohl" w:date="2025-04-24T14:31:00Z" w16du:dateUtc="2025-04-24T12:31:00Z">
        <w:r w:rsidR="00350683" w:rsidRPr="00EC28F7" w:rsidDel="00C512F4">
          <w:rPr>
            <w:iCs/>
            <w:lang w:val="sk-SK"/>
          </w:rPr>
          <w:delText>ísanie</w:delText>
        </w:r>
      </w:del>
      <w:ins w:id="365" w:author="Pavol Steltenpohl" w:date="2025-04-24T14:31:00Z" w16du:dateUtc="2025-04-24T12:31:00Z">
        <w:r w:rsidR="00C512F4">
          <w:rPr>
            <w:iCs/>
            <w:lang w:val="sk-SK"/>
          </w:rPr>
          <w:t>is</w:t>
        </w:r>
      </w:ins>
      <w:r w:rsidR="00350683" w:rsidRPr="00EC28F7">
        <w:rPr>
          <w:iCs/>
          <w:lang w:val="sk-SK"/>
        </w:rPr>
        <w:t xml:space="preserve"> rovnováhy kvapalina-para</w:t>
      </w:r>
      <w:r w:rsidR="003564FD" w:rsidRPr="00EC28F7">
        <w:rPr>
          <w:iCs/>
          <w:lang w:val="sk-SK"/>
        </w:rPr>
        <w:t>, roz</w:t>
      </w:r>
      <w:del w:id="366" w:author="Pavol Steltenpohl" w:date="2025-04-24T14:32:00Z" w16du:dateUtc="2025-04-24T12:32:00Z">
        <w:r w:rsidR="003564FD" w:rsidRPr="00EC28F7" w:rsidDel="00C512F4">
          <w:rPr>
            <w:iCs/>
            <w:lang w:val="sk-SK"/>
          </w:rPr>
          <w:delText>si</w:delText>
        </w:r>
      </w:del>
      <w:ins w:id="367" w:author="Pavol Steltenpohl" w:date="2025-04-24T14:32:00Z" w16du:dateUtc="2025-04-24T12:32:00Z">
        <w:r w:rsidR="00C512F4">
          <w:rPr>
            <w:iCs/>
            <w:lang w:val="sk-SK"/>
          </w:rPr>
          <w:t>ší</w:t>
        </w:r>
      </w:ins>
      <w:r w:rsidR="003564FD" w:rsidRPr="00EC28F7">
        <w:rPr>
          <w:iCs/>
          <w:lang w:val="sk-SK"/>
        </w:rPr>
        <w:t>ren</w:t>
      </w:r>
      <w:ins w:id="368" w:author="Pavol Steltenpohl" w:date="2025-04-24T14:32:00Z" w16du:dateUtc="2025-04-24T12:32:00Z">
        <w:r w:rsidR="00C512F4">
          <w:rPr>
            <w:iCs/>
            <w:lang w:val="sk-SK"/>
          </w:rPr>
          <w:t>ý tvar</w:t>
        </w:r>
      </w:ins>
      <w:del w:id="369" w:author="Pavol Steltenpohl" w:date="2025-04-24T14:32:00Z" w16du:dateUtc="2025-04-24T12:32:00Z">
        <w:r w:rsidR="003564FD" w:rsidRPr="00EC28F7" w:rsidDel="00C512F4">
          <w:rPr>
            <w:iCs/>
            <w:lang w:val="sk-SK"/>
          </w:rPr>
          <w:delText>y</w:delText>
        </w:r>
      </w:del>
      <w:r w:rsidR="003564FD" w:rsidRPr="00EC28F7">
        <w:rPr>
          <w:iCs/>
          <w:lang w:val="sk-SK"/>
        </w:rPr>
        <w:t xml:space="preserve"> </w:t>
      </w:r>
      <w:proofErr w:type="spellStart"/>
      <w:r w:rsidR="003564FD" w:rsidRPr="00EC28F7">
        <w:rPr>
          <w:iCs/>
          <w:lang w:val="sk-SK"/>
        </w:rPr>
        <w:t>Rauoltov</w:t>
      </w:r>
      <w:ins w:id="370" w:author="Pavol Steltenpohl" w:date="2025-04-24T14:32:00Z" w16du:dateUtc="2025-04-24T12:32:00Z">
        <w:r w:rsidR="00C512F4">
          <w:rPr>
            <w:iCs/>
            <w:lang w:val="sk-SK"/>
          </w:rPr>
          <w:t>ho</w:t>
        </w:r>
      </w:ins>
      <w:proofErr w:type="spellEnd"/>
      <w:r w:rsidR="003564FD" w:rsidRPr="00EC28F7">
        <w:rPr>
          <w:iCs/>
          <w:lang w:val="sk-SK"/>
        </w:rPr>
        <w:t xml:space="preserve"> z</w:t>
      </w:r>
      <w:del w:id="371" w:author="Pavol Steltenpohl" w:date="2025-04-24T14:32:00Z" w16du:dateUtc="2025-04-24T12:32:00Z">
        <w:r w:rsidR="003564FD" w:rsidRPr="00EC28F7" w:rsidDel="00C512F4">
          <w:rPr>
            <w:iCs/>
            <w:lang w:val="sk-SK"/>
          </w:rPr>
          <w:delText>a</w:delText>
        </w:r>
      </w:del>
      <w:ins w:id="372" w:author="Pavol Steltenpohl" w:date="2025-04-24T14:32:00Z" w16du:dateUtc="2025-04-24T12:32:00Z">
        <w:r w:rsidR="00C512F4">
          <w:rPr>
            <w:iCs/>
            <w:lang w:val="sk-SK"/>
          </w:rPr>
          <w:t>á</w:t>
        </w:r>
      </w:ins>
      <w:r w:rsidR="003564FD" w:rsidRPr="00EC28F7">
        <w:rPr>
          <w:iCs/>
          <w:lang w:val="sk-SK"/>
        </w:rPr>
        <w:t>kon</w:t>
      </w:r>
      <w:ins w:id="373" w:author="Pavol Steltenpohl" w:date="2025-04-24T14:32:00Z" w16du:dateUtc="2025-04-24T12:32:00Z">
        <w:r w:rsidR="00C512F4">
          <w:rPr>
            <w:iCs/>
            <w:lang w:val="sk-SK"/>
          </w:rPr>
          <w:t>a</w:t>
        </w:r>
      </w:ins>
      <w:r w:rsidR="00350683" w:rsidRPr="00EC28F7">
        <w:rPr>
          <w:iCs/>
          <w:lang w:val="sk-SK"/>
        </w:rPr>
        <w:t>. Zároveň musí byť splnená podmienka, že suma m</w:t>
      </w:r>
      <w:del w:id="374" w:author="Pavol Steltenpohl" w:date="2025-04-24T14:32:00Z" w16du:dateUtc="2025-04-24T12:32:00Z">
        <w:r w:rsidR="00350683" w:rsidRPr="00EC28F7" w:rsidDel="00C512F4">
          <w:rPr>
            <w:iCs/>
            <w:lang w:val="sk-SK"/>
          </w:rPr>
          <w:delText>o</w:delText>
        </w:r>
      </w:del>
      <w:ins w:id="375" w:author="Pavol Steltenpohl" w:date="2025-04-24T14:32:00Z" w16du:dateUtc="2025-04-24T12:32:00Z">
        <w:r w:rsidR="00C512F4">
          <w:rPr>
            <w:iCs/>
            <w:lang w:val="sk-SK"/>
          </w:rPr>
          <w:t>ó</w:t>
        </w:r>
      </w:ins>
      <w:r w:rsidR="00350683" w:rsidRPr="00EC28F7">
        <w:rPr>
          <w:iCs/>
          <w:lang w:val="sk-SK"/>
        </w:rPr>
        <w:t xml:space="preserve">lových zlomkov zložiek </w:t>
      </w:r>
      <w:ins w:id="376" w:author="Pavol Steltenpohl" w:date="2025-04-24T14:32:00Z" w16du:dateUtc="2025-04-24T12:32:00Z">
        <w:r w:rsidR="00C512F4">
          <w:rPr>
            <w:iCs/>
            <w:lang w:val="sk-SK"/>
          </w:rPr>
          <w:t xml:space="preserve">v </w:t>
        </w:r>
      </w:ins>
      <w:r w:rsidR="00350683" w:rsidRPr="00EC28F7">
        <w:rPr>
          <w:iCs/>
          <w:lang w:val="sk-SK"/>
        </w:rPr>
        <w:t>jednotlivých fáz</w:t>
      </w:r>
      <w:ins w:id="377" w:author="Pavol Steltenpohl" w:date="2025-04-24T14:32:00Z" w16du:dateUtc="2025-04-24T12:32:00Z">
        <w:r w:rsidR="00C512F4">
          <w:rPr>
            <w:iCs/>
            <w:lang w:val="sk-SK"/>
          </w:rPr>
          <w:t>ach</w:t>
        </w:r>
      </w:ins>
      <w:r w:rsidR="00350683" w:rsidRPr="00EC28F7">
        <w:rPr>
          <w:iCs/>
          <w:lang w:val="sk-SK"/>
        </w:rPr>
        <w:t xml:space="preserve"> je rovná jednej.</w:t>
      </w:r>
    </w:p>
    <w:p w14:paraId="5CBFCAAC" w14:textId="77777777" w:rsidR="000904C4" w:rsidRPr="00EC28F7" w:rsidRDefault="0099172A" w:rsidP="0099172A">
      <w:pPr>
        <w:pStyle w:val="rovnica0"/>
        <w:rPr>
          <w:i w:val="0"/>
        </w:rPr>
      </w:pPr>
      <m:oMath>
        <m:r>
          <m:t>P*</m:t>
        </m:r>
        <m:sSub>
          <m:sSubPr>
            <m:ctrlPr/>
          </m:sSubPr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t>*</m:t>
        </m:r>
        <m:sSub>
          <m:sSubPr>
            <m:ctrlPr/>
          </m:sSubPr>
          <m:e>
            <m:r>
              <m:t>γ</m:t>
            </m:r>
          </m:e>
          <m:sub>
            <m:r>
              <m:t>i</m:t>
            </m:r>
          </m:sub>
        </m:sSub>
        <m:r>
          <m:t>*P</m:t>
        </m:r>
        <m:sSub>
          <m:sSubPr>
            <m:ctrlPr/>
          </m:sSubPr>
          <m:e>
            <m:r>
              <m:t>°</m:t>
            </m:r>
          </m:e>
          <m:sub>
            <m:r>
              <m:t>i</m:t>
            </m:r>
          </m:sub>
        </m:sSub>
      </m:oMath>
      <w:r w:rsidR="000904C4" w:rsidRPr="00EC28F7">
        <w:tab/>
      </w:r>
      <w:r w:rsidR="000904C4" w:rsidRPr="00EC28F7">
        <w:rPr>
          <w:i w:val="0"/>
        </w:rPr>
        <w:t>(12)</w:t>
      </w:r>
    </w:p>
    <w:p w14:paraId="44CEFD9A" w14:textId="77777777" w:rsidR="000904C4" w:rsidRPr="00EC28F7" w:rsidRDefault="00000000" w:rsidP="00900ECE">
      <w:pPr>
        <w:pStyle w:val="rovnica0"/>
        <w:rPr>
          <w:i w:val="0"/>
        </w:rPr>
      </w:pPr>
      <m:oMath>
        <m:sSubSup>
          <m:sSubSupPr>
            <m:ctrlPr/>
          </m:sSubSupPr>
          <m:e>
            <m:nary>
              <m:naryPr>
                <m:chr m:val="∑"/>
                <m:limLoc m:val="undOvr"/>
                <m:supHide m:val="1"/>
                <m:ctrlPr/>
              </m:naryPr>
              <m:sub>
                <m:r>
                  <m:t>i</m:t>
                </m:r>
              </m:sub>
              <m:sup/>
              <m:e>
                <m:r>
                  <m:t>x</m:t>
                </m:r>
              </m:e>
            </m:nary>
          </m:e>
          <m:sub>
            <m:r>
              <m:t>i</m:t>
            </m:r>
          </m:sub>
          <m:sup>
            <m:r>
              <m:t>.</m:t>
            </m:r>
          </m:sup>
        </m:sSubSup>
        <m:r>
          <m:t xml:space="preserve">=1 a </m:t>
        </m:r>
        <m:sSubSup>
          <m:sSubSupPr>
            <m:ctrlPr/>
          </m:sSubSupPr>
          <m:e>
            <m:nary>
              <m:naryPr>
                <m:chr m:val="∑"/>
                <m:limLoc m:val="undOvr"/>
                <m:supHide m:val="1"/>
                <m:ctrlPr/>
              </m:naryPr>
              <m:sub>
                <m:r>
                  <m:t>i</m:t>
                </m:r>
              </m:sub>
              <m:sup/>
              <m:e>
                <m:r>
                  <m:t>y</m:t>
                </m:r>
              </m:e>
            </m:nary>
          </m:e>
          <m:sub>
            <m:r>
              <m:t>i</m:t>
            </m:r>
          </m:sub>
          <m:sup>
            <m:r>
              <m:t>.</m:t>
            </m:r>
          </m:sup>
        </m:sSubSup>
        <m:r>
          <m:t xml:space="preserve">=1 </m:t>
        </m:r>
      </m:oMath>
      <w:r w:rsidR="000904C4" w:rsidRPr="00EC28F7">
        <w:tab/>
      </w:r>
      <w:r w:rsidR="000904C4" w:rsidRPr="00EC28F7">
        <w:rPr>
          <w:i w:val="0"/>
        </w:rPr>
        <w:t>(</w:t>
      </w:r>
      <w:r w:rsidR="0099172A" w:rsidRPr="00EC28F7">
        <w:rPr>
          <w:i w:val="0"/>
        </w:rPr>
        <w:t>13</w:t>
      </w:r>
      <w:r w:rsidR="000904C4" w:rsidRPr="00EC28F7">
        <w:rPr>
          <w:i w:val="0"/>
        </w:rPr>
        <w:t>)</w:t>
      </w:r>
    </w:p>
    <w:p w14:paraId="53E3E3F9" w14:textId="2265DEBD" w:rsidR="003564FD" w:rsidRPr="00EC28F7" w:rsidRDefault="003564FD" w:rsidP="003564FD">
      <w:pPr>
        <w:rPr>
          <w:lang w:val="sk-SK" w:eastAsia="sk-SK"/>
        </w:rPr>
      </w:pPr>
      <w:r w:rsidRPr="00EC28F7">
        <w:rPr>
          <w:lang w:val="sk-SK"/>
        </w:rPr>
        <w:t xml:space="preserve">Vzťah uvedený v rovnici (12) sa nazýva rozšírený </w:t>
      </w:r>
      <w:ins w:id="378" w:author="Pavol Steltenpohl" w:date="2025-04-24T14:32:00Z" w16du:dateUtc="2025-04-24T12:32:00Z">
        <w:r w:rsidR="00C512F4">
          <w:rPr>
            <w:lang w:val="sk-SK"/>
          </w:rPr>
          <w:t xml:space="preserve">tvar </w:t>
        </w:r>
      </w:ins>
      <w:proofErr w:type="spellStart"/>
      <w:r w:rsidRPr="00EC28F7">
        <w:rPr>
          <w:lang w:val="sk-SK"/>
        </w:rPr>
        <w:t>Raultov</w:t>
      </w:r>
      <w:ins w:id="379" w:author="Pavol Steltenpohl" w:date="2025-04-24T14:32:00Z" w16du:dateUtc="2025-04-24T12:32:00Z">
        <w:r w:rsidR="00C512F4">
          <w:rPr>
            <w:lang w:val="sk-SK"/>
          </w:rPr>
          <w:t>ho</w:t>
        </w:r>
      </w:ins>
      <w:proofErr w:type="spellEnd"/>
      <w:r w:rsidRPr="00EC28F7">
        <w:rPr>
          <w:lang w:val="sk-SK"/>
        </w:rPr>
        <w:t xml:space="preserve"> zákon</w:t>
      </w:r>
      <w:ins w:id="380" w:author="Pavol Steltenpohl" w:date="2025-04-24T14:32:00Z" w16du:dateUtc="2025-04-24T12:32:00Z">
        <w:r w:rsidR="00C512F4">
          <w:rPr>
            <w:lang w:val="sk-SK"/>
          </w:rPr>
          <w:t>a</w:t>
        </w:r>
      </w:ins>
      <w:r w:rsidRPr="00EC28F7">
        <w:rPr>
          <w:lang w:val="sk-SK"/>
        </w:rPr>
        <w:t>. [3,19]</w:t>
      </w:r>
    </w:p>
    <w:p w14:paraId="68AD97EE" w14:textId="77777777" w:rsidR="002E4566" w:rsidRPr="00EC28F7" w:rsidRDefault="002E4566" w:rsidP="00A8528A">
      <w:pPr>
        <w:pStyle w:val="Nadpis3"/>
        <w:rPr>
          <w:lang w:val="sk-SK"/>
        </w:rPr>
      </w:pPr>
      <w:bookmarkStart w:id="381" w:name="_Toc196226136"/>
      <w:r w:rsidRPr="00EC28F7">
        <w:rPr>
          <w:lang w:val="sk-SK"/>
        </w:rPr>
        <w:t>Model NRTL</w:t>
      </w:r>
      <w:bookmarkEnd w:id="381"/>
    </w:p>
    <w:p w14:paraId="66AA6272" w14:textId="63EA8DC5" w:rsidR="00034ED5" w:rsidRPr="00EC28F7" w:rsidDel="00CB682D" w:rsidRDefault="00034ED5" w:rsidP="00034ED5">
      <w:pPr>
        <w:rPr>
          <w:del w:id="382" w:author="Pavol Steltenpohl" w:date="2025-04-24T14:38:00Z" w16du:dateUtc="2025-04-24T12:38:00Z"/>
          <w:lang w:val="sk-SK"/>
        </w:rPr>
      </w:pPr>
      <w:proofErr w:type="spellStart"/>
      <w:r w:rsidRPr="00EC28F7">
        <w:rPr>
          <w:lang w:val="sk-SK"/>
        </w:rPr>
        <w:t>Aktív</w:t>
      </w:r>
      <w:ins w:id="383" w:author="Pavol Steltenpohl" w:date="2025-04-24T14:33:00Z" w16du:dateUtc="2025-04-24T12:33:00Z">
        <w:r w:rsidR="00C512F4">
          <w:rPr>
            <w:lang w:val="sk-SK"/>
          </w:rPr>
          <w:t>it</w:t>
        </w:r>
      </w:ins>
      <w:r w:rsidRPr="00EC28F7">
        <w:rPr>
          <w:lang w:val="sk-SK"/>
        </w:rPr>
        <w:t>n</w:t>
      </w:r>
      <w:ins w:id="384" w:author="Pavol Steltenpohl" w:date="2025-04-24T14:33:00Z" w16du:dateUtc="2025-04-24T12:33:00Z">
        <w:r w:rsidR="00C512F4">
          <w:rPr>
            <w:lang w:val="sk-SK"/>
          </w:rPr>
          <w:t>ý</w:t>
        </w:r>
      </w:ins>
      <w:proofErr w:type="spellEnd"/>
      <w:del w:id="385" w:author="Pavol Steltenpohl" w:date="2025-04-24T14:33:00Z" w16du:dateUtc="2025-04-24T12:33:00Z">
        <w:r w:rsidRPr="00EC28F7" w:rsidDel="00C512F4">
          <w:rPr>
            <w:lang w:val="sk-SK"/>
          </w:rPr>
          <w:delText>y</w:delText>
        </w:r>
      </w:del>
      <w:r w:rsidRPr="00EC28F7">
        <w:rPr>
          <w:lang w:val="sk-SK"/>
        </w:rPr>
        <w:t xml:space="preserve"> koeficient vystupujúci v rovniciach </w:t>
      </w:r>
      <w:ins w:id="386" w:author="Pavol Steltenpohl" w:date="2025-04-24T14:33:00Z" w16du:dateUtc="2025-04-24T12:33:00Z">
        <w:r w:rsidR="00C512F4">
          <w:rPr>
            <w:lang w:val="sk-SK"/>
          </w:rPr>
          <w:t xml:space="preserve">opisujúcich </w:t>
        </w:r>
      </w:ins>
      <w:r w:rsidRPr="00EC28F7">
        <w:rPr>
          <w:lang w:val="sk-SK"/>
        </w:rPr>
        <w:t>rovnováh</w:t>
      </w:r>
      <w:ins w:id="387" w:author="Pavol Steltenpohl" w:date="2025-04-24T14:33:00Z" w16du:dateUtc="2025-04-24T12:33:00Z">
        <w:r w:rsidR="00C512F4">
          <w:rPr>
            <w:lang w:val="sk-SK"/>
          </w:rPr>
          <w:t>u</w:t>
        </w:r>
      </w:ins>
      <w:r w:rsidRPr="00EC28F7">
        <w:rPr>
          <w:lang w:val="sk-SK"/>
        </w:rPr>
        <w:t xml:space="preserve"> kvapalina-kvapalina a kvapalina-para predstavuje mieru odchýlky správania reálnej kvapaliny od ideálneho</w:t>
      </w:r>
      <w:ins w:id="388" w:author="Pavol Steltenpohl" w:date="2025-04-24T14:33:00Z" w16du:dateUtc="2025-04-24T12:33:00Z">
        <w:r w:rsidR="00C512F4">
          <w:rPr>
            <w:lang w:val="sk-SK"/>
          </w:rPr>
          <w:t xml:space="preserve"> roztoku</w:t>
        </w:r>
      </w:ins>
      <w:r w:rsidRPr="00EC28F7">
        <w:rPr>
          <w:lang w:val="sk-SK"/>
        </w:rPr>
        <w:t xml:space="preserve">. </w:t>
      </w:r>
      <w:del w:id="389" w:author="Pavol Steltenpohl" w:date="2025-04-24T14:33:00Z" w16du:dateUtc="2025-04-24T12:33:00Z">
        <w:r w:rsidRPr="00EC28F7" w:rsidDel="00C512F4">
          <w:rPr>
            <w:lang w:val="sk-SK"/>
          </w:rPr>
          <w:delText xml:space="preserve">Je </w:delText>
        </w:r>
      </w:del>
      <w:ins w:id="390" w:author="Pavol Steltenpohl" w:date="2025-04-24T14:33:00Z" w16du:dateUtc="2025-04-24T12:33:00Z">
        <w:r w:rsidR="00C512F4">
          <w:rPr>
            <w:lang w:val="sk-SK"/>
          </w:rPr>
          <w:t xml:space="preserve">Hodnota </w:t>
        </w:r>
        <w:proofErr w:type="spellStart"/>
        <w:r w:rsidR="00C512F4">
          <w:rPr>
            <w:lang w:val="sk-SK"/>
          </w:rPr>
          <w:t>aktivitného</w:t>
        </w:r>
        <w:proofErr w:type="spellEnd"/>
        <w:r w:rsidR="00C512F4">
          <w:rPr>
            <w:lang w:val="sk-SK"/>
          </w:rPr>
          <w:t xml:space="preserve"> koeficienta j</w:t>
        </w:r>
        <w:r w:rsidR="00C512F4" w:rsidRPr="00EC28F7">
          <w:rPr>
            <w:lang w:val="sk-SK"/>
          </w:rPr>
          <w:t xml:space="preserve">e </w:t>
        </w:r>
      </w:ins>
      <w:r w:rsidRPr="00EC28F7">
        <w:rPr>
          <w:lang w:val="sk-SK"/>
        </w:rPr>
        <w:t>závisl</w:t>
      </w:r>
      <w:ins w:id="391" w:author="Pavol Steltenpohl" w:date="2025-04-24T14:33:00Z" w16du:dateUtc="2025-04-24T12:33:00Z">
        <w:r w:rsidR="00C512F4">
          <w:rPr>
            <w:lang w:val="sk-SK"/>
          </w:rPr>
          <w:t>á</w:t>
        </w:r>
      </w:ins>
      <w:del w:id="392" w:author="Pavol Steltenpohl" w:date="2025-04-24T14:33:00Z" w16du:dateUtc="2025-04-24T12:33:00Z">
        <w:r w:rsidRPr="00EC28F7" w:rsidDel="00C512F4">
          <w:rPr>
            <w:lang w:val="sk-SK"/>
          </w:rPr>
          <w:delText>ý</w:delText>
        </w:r>
      </w:del>
      <w:r w:rsidRPr="00EC28F7">
        <w:rPr>
          <w:lang w:val="sk-SK"/>
        </w:rPr>
        <w:t xml:space="preserve"> od </w:t>
      </w:r>
      <w:del w:id="393" w:author="Pavol Steltenpohl" w:date="2025-04-24T14:34:00Z" w16du:dateUtc="2025-04-24T12:34:00Z">
        <w:r w:rsidRPr="00EC28F7" w:rsidDel="00C512F4">
          <w:rPr>
            <w:lang w:val="sk-SK"/>
          </w:rPr>
          <w:delText xml:space="preserve">zmeny </w:delText>
        </w:r>
      </w:del>
      <w:r w:rsidRPr="00EC28F7">
        <w:rPr>
          <w:lang w:val="sk-SK"/>
        </w:rPr>
        <w:t>tlaku systému, teploty a zloženia roztoku. Z</w:t>
      </w:r>
      <w:del w:id="394" w:author="Pavol Steltenpohl" w:date="2025-04-24T14:34:00Z" w16du:dateUtc="2025-04-24T12:34:00Z">
        <w:r w:rsidRPr="00EC28F7" w:rsidDel="00C512F4">
          <w:rPr>
            <w:lang w:val="sk-SK"/>
          </w:rPr>
          <w:delText>načná z</w:delText>
        </w:r>
      </w:del>
      <w:r w:rsidRPr="00EC28F7">
        <w:rPr>
          <w:lang w:val="sk-SK"/>
        </w:rPr>
        <w:t>ložitos</w:t>
      </w:r>
      <w:ins w:id="395" w:author="Pavol Steltenpohl" w:date="2025-04-24T14:34:00Z" w16du:dateUtc="2025-04-24T12:34:00Z">
        <w:r w:rsidR="00C512F4">
          <w:rPr>
            <w:lang w:val="sk-SK"/>
          </w:rPr>
          <w:t>ť</w:t>
        </w:r>
      </w:ins>
      <w:del w:id="396" w:author="Pavol Steltenpohl" w:date="2025-04-24T14:34:00Z" w16du:dateUtc="2025-04-24T12:34:00Z">
        <w:r w:rsidRPr="00EC28F7" w:rsidDel="00C512F4">
          <w:rPr>
            <w:lang w:val="sk-SK"/>
          </w:rPr>
          <w:delText>t</w:delText>
        </w:r>
      </w:del>
      <w:r w:rsidRPr="00EC28F7">
        <w:rPr>
          <w:lang w:val="sk-SK"/>
        </w:rPr>
        <w:t xml:space="preserve"> </w:t>
      </w:r>
      <w:del w:id="397" w:author="Pavol Steltenpohl" w:date="2025-04-24T14:34:00Z" w16du:dateUtc="2025-04-24T12:34:00Z">
        <w:r w:rsidRPr="00EC28F7" w:rsidDel="00C512F4">
          <w:rPr>
            <w:lang w:val="sk-SK"/>
          </w:rPr>
          <w:delText xml:space="preserve">štruktúr </w:delText>
        </w:r>
      </w:del>
      <w:ins w:id="398" w:author="Pavol Steltenpohl" w:date="2025-04-24T14:34:00Z" w16du:dateUtc="2025-04-24T12:34:00Z">
        <w:r w:rsidR="00C512F4">
          <w:rPr>
            <w:lang w:val="sk-SK"/>
          </w:rPr>
          <w:t>interakcií molekúl v</w:t>
        </w:r>
      </w:ins>
      <w:ins w:id="399" w:author="Pavol Steltenpohl" w:date="2025-04-24T14:37:00Z" w16du:dateUtc="2025-04-24T12:37:00Z">
        <w:r w:rsidR="00C512F4">
          <w:rPr>
            <w:lang w:val="sk-SK"/>
          </w:rPr>
          <w:t xml:space="preserve"> kvapalných </w:t>
        </w:r>
      </w:ins>
      <w:r w:rsidRPr="00EC28F7">
        <w:rPr>
          <w:lang w:val="sk-SK"/>
        </w:rPr>
        <w:t>roztoko</w:t>
      </w:r>
      <w:ins w:id="400" w:author="Pavol Steltenpohl" w:date="2025-04-24T14:34:00Z" w16du:dateUtc="2025-04-24T12:34:00Z">
        <w:r w:rsidR="00C512F4">
          <w:rPr>
            <w:lang w:val="sk-SK"/>
          </w:rPr>
          <w:t>ch</w:t>
        </w:r>
      </w:ins>
      <w:del w:id="401" w:author="Pavol Steltenpohl" w:date="2025-04-24T14:34:00Z" w16du:dateUtc="2025-04-24T12:34:00Z">
        <w:r w:rsidRPr="00EC28F7" w:rsidDel="00C512F4">
          <w:rPr>
            <w:lang w:val="sk-SK"/>
          </w:rPr>
          <w:delText>v</w:delText>
        </w:r>
      </w:del>
      <w:r w:rsidRPr="00EC28F7">
        <w:rPr>
          <w:lang w:val="sk-SK"/>
        </w:rPr>
        <w:t xml:space="preserve"> viedla k vytvoreniu zjednodušených modelov</w:t>
      </w:r>
      <w:ins w:id="402" w:author="Pavol Steltenpohl" w:date="2025-04-24T14:35:00Z" w16du:dateUtc="2025-04-24T12:35:00Z">
        <w:r w:rsidR="00C512F4">
          <w:rPr>
            <w:lang w:val="sk-SK"/>
          </w:rPr>
          <w:t xml:space="preserve"> </w:t>
        </w:r>
      </w:ins>
      <w:ins w:id="403" w:author="Pavol Steltenpohl" w:date="2025-04-24T14:36:00Z" w16du:dateUtc="2025-04-24T12:36:00Z">
        <w:r w:rsidR="00C512F4">
          <w:rPr>
            <w:lang w:val="sk-SK"/>
          </w:rPr>
          <w:t xml:space="preserve">na </w:t>
        </w:r>
      </w:ins>
      <w:ins w:id="404" w:author="Pavol Steltenpohl" w:date="2025-04-24T14:35:00Z" w16du:dateUtc="2025-04-24T12:35:00Z">
        <w:r w:rsidR="00C512F4">
          <w:rPr>
            <w:lang w:val="sk-SK"/>
          </w:rPr>
          <w:t>opis správanie</w:t>
        </w:r>
      </w:ins>
      <w:ins w:id="405" w:author="Pavol Steltenpohl" w:date="2025-04-24T14:36:00Z" w16du:dateUtc="2025-04-24T12:36:00Z">
        <w:r w:rsidR="00C512F4">
          <w:rPr>
            <w:lang w:val="sk-SK"/>
          </w:rPr>
          <w:t xml:space="preserve"> sa kvapalných zmesí. </w:t>
        </w:r>
      </w:ins>
      <w:ins w:id="406" w:author="Pavol Steltenpohl" w:date="2025-04-24T14:37:00Z" w16du:dateUtc="2025-04-24T12:37:00Z">
        <w:r w:rsidR="00C512F4">
          <w:rPr>
            <w:lang w:val="sk-SK"/>
          </w:rPr>
          <w:t>Napriek snahe</w:t>
        </w:r>
      </w:ins>
      <w:r w:rsidRPr="00EC28F7">
        <w:rPr>
          <w:lang w:val="sk-SK"/>
        </w:rPr>
        <w:t xml:space="preserve">, </w:t>
      </w:r>
      <w:del w:id="407" w:author="Pavol Steltenpohl" w:date="2025-04-24T14:37:00Z" w16du:dateUtc="2025-04-24T12:37:00Z">
        <w:r w:rsidRPr="00EC28F7" w:rsidDel="00CB682D">
          <w:rPr>
            <w:lang w:val="sk-SK"/>
          </w:rPr>
          <w:delText xml:space="preserve">ktoré </w:delText>
        </w:r>
      </w:del>
      <w:ins w:id="408" w:author="Pavol Steltenpohl" w:date="2025-04-24T14:37:00Z" w16du:dateUtc="2025-04-24T12:37:00Z">
        <w:r w:rsidR="00CB682D">
          <w:rPr>
            <w:lang w:val="sk-SK"/>
          </w:rPr>
          <w:t>takéto modely</w:t>
        </w:r>
        <w:r w:rsidR="00CB682D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majú obmedzenú platnosť. </w:t>
      </w:r>
      <w:del w:id="409" w:author="Pavol Steltenpohl" w:date="2025-04-24T14:38:00Z" w16du:dateUtc="2025-04-24T12:38:00Z">
        <w:r w:rsidRPr="00EC28F7" w:rsidDel="00CB682D">
          <w:rPr>
            <w:lang w:val="sk-SK"/>
          </w:rPr>
          <w:delText>Obmedzenia modelov vplývajú aj na vzťahy pre výpočet</w:delText>
        </w:r>
        <w:r w:rsidR="00EE5365" w:rsidRPr="00EC28F7" w:rsidDel="00CB682D">
          <w:rPr>
            <w:lang w:val="sk-SK"/>
          </w:rPr>
          <w:delText xml:space="preserve"> </w:delText>
        </w:r>
        <w:r w:rsidR="00EE5365" w:rsidRPr="00EC28F7" w:rsidDel="00CB682D">
          <w:rPr>
            <w:rFonts w:cs="Times New Roman"/>
            <w:i/>
            <w:lang w:val="sk-SK"/>
          </w:rPr>
          <w:delText>γ</w:delText>
        </w:r>
        <w:r w:rsidR="00EE5365" w:rsidRPr="00EC28F7" w:rsidDel="00CB682D">
          <w:rPr>
            <w:i/>
            <w:vertAlign w:val="subscript"/>
            <w:lang w:val="sk-SK"/>
          </w:rPr>
          <w:delText>i</w:delText>
        </w:r>
        <w:r w:rsidRPr="00EC28F7" w:rsidDel="00CB682D">
          <w:rPr>
            <w:lang w:val="sk-SK"/>
          </w:rPr>
          <w:delText>.</w:delText>
        </w:r>
      </w:del>
    </w:p>
    <w:p w14:paraId="318F9937" w14:textId="53BA82EE" w:rsidR="00034ED5" w:rsidRPr="00EC28F7" w:rsidRDefault="00034ED5" w:rsidP="00CB682D">
      <w:pPr>
        <w:rPr>
          <w:lang w:val="sk-SK"/>
        </w:rPr>
      </w:pPr>
      <w:del w:id="410" w:author="Pavol Steltenpohl" w:date="2025-04-24T14:38:00Z" w16du:dateUtc="2025-04-24T12:38:00Z">
        <w:r w:rsidRPr="00EC28F7" w:rsidDel="00CB682D">
          <w:rPr>
            <w:lang w:val="sk-SK"/>
          </w:rPr>
          <w:delText>Nedostatok zjednodušených vzťahov</w:delText>
        </w:r>
      </w:del>
      <w:ins w:id="411" w:author="Pavol Steltenpohl" w:date="2025-04-24T14:38:00Z" w16du:dateUtc="2025-04-24T12:38:00Z">
        <w:r w:rsidR="00CB682D">
          <w:rPr>
            <w:lang w:val="sk-SK"/>
          </w:rPr>
          <w:t xml:space="preserve">V praxi </w:t>
        </w:r>
      </w:ins>
      <w:del w:id="412" w:author="Pavol Steltenpohl" w:date="2025-04-24T14:38:00Z" w16du:dateUtc="2025-04-24T12:38:00Z">
        <w:r w:rsidRPr="00EC28F7" w:rsidDel="00CB682D">
          <w:rPr>
            <w:lang w:val="sk-SK"/>
          </w:rPr>
          <w:delText xml:space="preserve"> </w:delText>
        </w:r>
      </w:del>
      <w:r w:rsidRPr="00EC28F7">
        <w:rPr>
          <w:lang w:val="sk-SK"/>
        </w:rPr>
        <w:t xml:space="preserve">sa </w:t>
      </w:r>
      <w:ins w:id="413" w:author="Pavol Steltenpohl" w:date="2025-04-24T14:38:00Z" w16du:dateUtc="2025-04-24T12:38:00Z">
        <w:r w:rsidR="00CB682D">
          <w:rPr>
            <w:lang w:val="sk-SK"/>
          </w:rPr>
          <w:t xml:space="preserve">preto na opis správania </w:t>
        </w:r>
      </w:ins>
      <w:del w:id="414" w:author="Pavol Steltenpohl" w:date="2025-04-24T14:39:00Z" w16du:dateUtc="2025-04-24T12:39:00Z">
        <w:r w:rsidRPr="00EC28F7" w:rsidDel="00CB682D">
          <w:rPr>
            <w:lang w:val="sk-SK"/>
          </w:rPr>
          <w:delText xml:space="preserve">rieši </w:delText>
        </w:r>
      </w:del>
      <w:ins w:id="415" w:author="Pavol Steltenpohl" w:date="2025-04-24T14:39:00Z" w16du:dateUtc="2025-04-24T12:39:00Z">
        <w:r w:rsidR="00CB682D">
          <w:rPr>
            <w:lang w:val="sk-SK"/>
          </w:rPr>
          <w:t xml:space="preserve">roztokov </w:t>
        </w:r>
      </w:ins>
      <w:del w:id="416" w:author="Pavol Steltenpohl" w:date="2025-04-24T14:39:00Z" w16du:dateUtc="2025-04-24T12:39:00Z">
        <w:r w:rsidRPr="00EC28F7" w:rsidDel="00CB682D">
          <w:rPr>
            <w:lang w:val="sk-SK"/>
          </w:rPr>
          <w:delText xml:space="preserve">použitím </w:delText>
        </w:r>
      </w:del>
      <w:ins w:id="417" w:author="Pavol Steltenpohl" w:date="2025-04-24T14:39:00Z" w16du:dateUtc="2025-04-24T12:39:00Z">
        <w:r w:rsidR="00CB682D" w:rsidRPr="00EC28F7">
          <w:rPr>
            <w:lang w:val="sk-SK"/>
          </w:rPr>
          <w:t>použ</w:t>
        </w:r>
        <w:r w:rsidR="00CB682D">
          <w:rPr>
            <w:lang w:val="sk-SK"/>
          </w:rPr>
          <w:t>ívajú</w:t>
        </w:r>
        <w:r w:rsidR="00CB682D" w:rsidRPr="00EC28F7">
          <w:rPr>
            <w:lang w:val="sk-SK"/>
          </w:rPr>
          <w:t xml:space="preserve"> </w:t>
        </w:r>
      </w:ins>
      <w:del w:id="418" w:author="Pavol Steltenpohl" w:date="2025-04-24T14:39:00Z" w16du:dateUtc="2025-04-24T12:39:00Z">
        <w:r w:rsidRPr="00EC28F7" w:rsidDel="00CB682D">
          <w:rPr>
            <w:lang w:val="sk-SK"/>
          </w:rPr>
          <w:delText xml:space="preserve">empirických </w:delText>
        </w:r>
      </w:del>
      <w:ins w:id="419" w:author="Pavol Steltenpohl" w:date="2025-04-24T14:39:00Z" w16du:dateUtc="2025-04-24T12:39:00Z">
        <w:r w:rsidR="00CB682D" w:rsidRPr="00EC28F7">
          <w:rPr>
            <w:lang w:val="sk-SK"/>
          </w:rPr>
          <w:t>empirick</w:t>
        </w:r>
        <w:r w:rsidR="00CB682D">
          <w:rPr>
            <w:lang w:val="sk-SK"/>
          </w:rPr>
          <w:t xml:space="preserve">é a </w:t>
        </w:r>
        <w:proofErr w:type="spellStart"/>
        <w:r w:rsidR="00CB682D">
          <w:rPr>
            <w:lang w:val="sk-SK"/>
          </w:rPr>
          <w:t>semiempirické</w:t>
        </w:r>
        <w:proofErr w:type="spellEnd"/>
        <w:r w:rsidR="00CB682D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model</w:t>
      </w:r>
      <w:del w:id="420" w:author="Pavol Steltenpohl" w:date="2025-04-24T14:39:00Z" w16du:dateUtc="2025-04-24T12:39:00Z">
        <w:r w:rsidRPr="00EC28F7" w:rsidDel="00CB682D">
          <w:rPr>
            <w:lang w:val="sk-SK"/>
          </w:rPr>
          <w:delText>ov</w:delText>
        </w:r>
      </w:del>
      <w:ins w:id="421" w:author="Pavol Steltenpohl" w:date="2025-04-24T14:39:00Z" w16du:dateUtc="2025-04-24T12:39:00Z">
        <w:r w:rsidR="00CB682D">
          <w:rPr>
            <w:lang w:val="sk-SK"/>
          </w:rPr>
          <w:t>y</w:t>
        </w:r>
      </w:ins>
      <w:r w:rsidRPr="00EC28F7">
        <w:rPr>
          <w:lang w:val="sk-SK"/>
        </w:rPr>
        <w:t xml:space="preserve">, ako napríklad </w:t>
      </w:r>
      <w:proofErr w:type="spellStart"/>
      <w:r w:rsidRPr="00EC28F7">
        <w:rPr>
          <w:lang w:val="sk-SK"/>
        </w:rPr>
        <w:t>Wilsova</w:t>
      </w:r>
      <w:proofErr w:type="spellEnd"/>
      <w:r w:rsidRPr="00EC28F7">
        <w:rPr>
          <w:lang w:val="sk-SK"/>
        </w:rPr>
        <w:t xml:space="preserve"> rovnica, </w:t>
      </w:r>
      <w:ins w:id="422" w:author="Pavol Steltenpohl" w:date="2025-04-24T14:39:00Z" w16du:dateUtc="2025-04-24T12:39:00Z">
        <w:r w:rsidR="00CB682D">
          <w:rPr>
            <w:lang w:val="sk-SK"/>
          </w:rPr>
          <w:t xml:space="preserve">model </w:t>
        </w:r>
      </w:ins>
      <w:r w:rsidRPr="00EC28F7">
        <w:rPr>
          <w:lang w:val="sk-SK"/>
        </w:rPr>
        <w:t>UNIQUAC a NRTL.</w:t>
      </w:r>
    </w:p>
    <w:p w14:paraId="6CF598BC" w14:textId="333999D2" w:rsidR="006C546B" w:rsidRPr="00EC28F7" w:rsidRDefault="00034ED5" w:rsidP="00034ED5">
      <w:pPr>
        <w:rPr>
          <w:lang w:val="sk-SK"/>
        </w:rPr>
      </w:pPr>
      <w:r w:rsidRPr="00EC28F7">
        <w:rPr>
          <w:lang w:val="sk-SK"/>
        </w:rPr>
        <w:t xml:space="preserve">V tejto práci budeme </w:t>
      </w:r>
      <w:ins w:id="423" w:author="Pavol Steltenpohl" w:date="2025-04-24T14:40:00Z" w16du:dateUtc="2025-04-24T12:40:00Z">
        <w:r w:rsidR="00CB682D">
          <w:rPr>
            <w:lang w:val="sk-SK"/>
          </w:rPr>
          <w:t xml:space="preserve">na opis neideálneho správania sa roztokov </w:t>
        </w:r>
      </w:ins>
      <w:r w:rsidRPr="00EC28F7">
        <w:rPr>
          <w:lang w:val="sk-SK"/>
        </w:rPr>
        <w:t xml:space="preserve">používať rovnicu NRTL, celým názvom </w:t>
      </w:r>
      <w:proofErr w:type="spellStart"/>
      <w:r w:rsidRPr="00EC28F7">
        <w:rPr>
          <w:lang w:val="sk-SK"/>
        </w:rPr>
        <w:t>Non-Random-Two-Liquid</w:t>
      </w:r>
      <w:proofErr w:type="spellEnd"/>
      <w:r w:rsidRPr="00EC28F7">
        <w:rPr>
          <w:lang w:val="sk-SK"/>
        </w:rPr>
        <w:t xml:space="preserve"> model. Je </w:t>
      </w:r>
      <w:del w:id="424" w:author="Pavol Steltenpohl" w:date="2025-04-24T14:40:00Z" w16du:dateUtc="2025-04-24T12:40:00Z">
        <w:r w:rsidRPr="00EC28F7" w:rsidDel="00CB682D">
          <w:rPr>
            <w:lang w:val="sk-SK"/>
          </w:rPr>
          <w:delText xml:space="preserve">najúčinnejšia </w:delText>
        </w:r>
      </w:del>
      <w:ins w:id="425" w:author="Pavol Steltenpohl" w:date="2025-04-24T14:40:00Z" w16du:dateUtc="2025-04-24T12:40:00Z">
        <w:r w:rsidR="00CB682D">
          <w:rPr>
            <w:lang w:val="sk-SK"/>
          </w:rPr>
          <w:t>vhodná</w:t>
        </w:r>
        <w:r w:rsidR="00CB682D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 xml:space="preserve">pre naše potreby, lebo </w:t>
      </w:r>
      <w:del w:id="426" w:author="Pavol Steltenpohl" w:date="2025-04-24T14:40:00Z" w16du:dateUtc="2025-04-24T12:40:00Z">
        <w:r w:rsidRPr="00EC28F7" w:rsidDel="00CB682D">
          <w:rPr>
            <w:lang w:val="sk-SK"/>
          </w:rPr>
          <w:delText xml:space="preserve">vie </w:delText>
        </w:r>
      </w:del>
      <w:ins w:id="427" w:author="Pavol Steltenpohl" w:date="2025-04-24T16:15:00Z" w16du:dateUtc="2025-04-24T14:15:00Z">
        <w:r w:rsidR="00C67901">
          <w:rPr>
            <w:lang w:val="sk-SK"/>
          </w:rPr>
          <w:t>um</w:t>
        </w:r>
      </w:ins>
      <w:ins w:id="428" w:author="Pavol Steltenpohl" w:date="2025-04-24T16:16:00Z" w16du:dateUtc="2025-04-24T14:16:00Z">
        <w:r w:rsidR="00C67901">
          <w:rPr>
            <w:lang w:val="sk-SK"/>
          </w:rPr>
          <w:t>ožňuj</w:t>
        </w:r>
      </w:ins>
      <w:ins w:id="429" w:author="Pavol Steltenpohl" w:date="2025-04-24T14:40:00Z" w16du:dateUtc="2025-04-24T12:40:00Z">
        <w:r w:rsidR="00CB682D" w:rsidRPr="00EC28F7">
          <w:rPr>
            <w:lang w:val="sk-SK"/>
          </w:rPr>
          <w:t xml:space="preserve">e </w:t>
        </w:r>
      </w:ins>
      <w:ins w:id="430" w:author="Pavol Steltenpohl" w:date="2025-04-24T16:16:00Z" w16du:dateUtc="2025-04-24T14:16:00Z">
        <w:r w:rsidR="00C67901">
          <w:rPr>
            <w:lang w:val="sk-SK"/>
          </w:rPr>
          <w:t xml:space="preserve">výpočet </w:t>
        </w:r>
        <w:proofErr w:type="spellStart"/>
        <w:r w:rsidR="00C67901">
          <w:rPr>
            <w:lang w:val="sk-SK"/>
          </w:rPr>
          <w:t>aktivitných</w:t>
        </w:r>
        <w:proofErr w:type="spellEnd"/>
        <w:r w:rsidR="00C67901">
          <w:rPr>
            <w:lang w:val="sk-SK"/>
          </w:rPr>
          <w:t xml:space="preserve"> koeficientov zložiek</w:t>
        </w:r>
      </w:ins>
      <w:ins w:id="431" w:author="Pavol Steltenpohl" w:date="2025-04-25T07:40:00Z" w16du:dateUtc="2025-04-25T05:40:00Z">
        <w:r w:rsidR="00F15F73">
          <w:rPr>
            <w:lang w:val="sk-SK"/>
          </w:rPr>
          <w:t xml:space="preserve"> delenej zmesi</w:t>
        </w:r>
      </w:ins>
      <w:ins w:id="432" w:author="Pavol Steltenpohl" w:date="2025-04-24T16:16:00Z" w16du:dateUtc="2025-04-24T14:16:00Z">
        <w:r w:rsidR="00C67901">
          <w:rPr>
            <w:lang w:val="sk-SK"/>
          </w:rPr>
          <w:t xml:space="preserve">, ktoré vystupujú v </w:t>
        </w:r>
      </w:ins>
      <w:r w:rsidRPr="00EC28F7">
        <w:rPr>
          <w:lang w:val="sk-SK"/>
        </w:rPr>
        <w:t>op</w:t>
      </w:r>
      <w:del w:id="433" w:author="Pavol Steltenpohl" w:date="2025-04-24T16:16:00Z" w16du:dateUtc="2025-04-24T14:16:00Z">
        <w:r w:rsidRPr="00EC28F7" w:rsidDel="00C67901">
          <w:rPr>
            <w:lang w:val="sk-SK"/>
          </w:rPr>
          <w:delText>ísať</w:delText>
        </w:r>
      </w:del>
      <w:ins w:id="434" w:author="Pavol Steltenpohl" w:date="2025-04-24T16:16:00Z" w16du:dateUtc="2025-04-24T14:16:00Z">
        <w:r w:rsidR="00C67901">
          <w:rPr>
            <w:lang w:val="sk-SK"/>
          </w:rPr>
          <w:t>ise</w:t>
        </w:r>
      </w:ins>
      <w:r w:rsidRPr="00EC28F7">
        <w:rPr>
          <w:lang w:val="sk-SK"/>
        </w:rPr>
        <w:t xml:space="preserve"> </w:t>
      </w:r>
      <w:del w:id="435" w:author="Pavol Steltenpohl" w:date="2025-04-24T14:41:00Z" w16du:dateUtc="2025-04-24T12:41:00Z">
        <w:r w:rsidRPr="00EC28F7" w:rsidDel="00CB682D">
          <w:rPr>
            <w:lang w:val="sk-SK"/>
          </w:rPr>
          <w:delText xml:space="preserve">systémy ku </w:delText>
        </w:r>
      </w:del>
      <w:r w:rsidRPr="00EC28F7">
        <w:rPr>
          <w:lang w:val="sk-SK"/>
        </w:rPr>
        <w:t>rovnováh</w:t>
      </w:r>
      <w:ins w:id="436" w:author="Pavol Steltenpohl" w:date="2025-04-24T16:16:00Z" w16du:dateUtc="2025-04-24T14:16:00Z">
        <w:r w:rsidR="00C67901">
          <w:rPr>
            <w:lang w:val="sk-SK"/>
          </w:rPr>
          <w:t>y</w:t>
        </w:r>
      </w:ins>
      <w:del w:id="437" w:author="Pavol Steltenpohl" w:date="2025-04-24T14:41:00Z" w16du:dateUtc="2025-04-24T12:41:00Z">
        <w:r w:rsidRPr="00EC28F7" w:rsidDel="00CB682D">
          <w:rPr>
            <w:lang w:val="sk-SK"/>
          </w:rPr>
          <w:delText>e</w:delText>
        </w:r>
      </w:del>
      <w:r w:rsidRPr="00EC28F7">
        <w:rPr>
          <w:lang w:val="sk-SK"/>
        </w:rPr>
        <w:t xml:space="preserve"> kvapalina-kvapalina a kvapalina-para</w:t>
      </w:r>
      <w:ins w:id="438" w:author="Pavol Steltenpohl" w:date="2025-04-25T07:41:00Z" w16du:dateUtc="2025-04-25T05:41:00Z">
        <w:r w:rsidR="00F15F73">
          <w:rPr>
            <w:lang w:val="sk-SK"/>
          </w:rPr>
          <w:t xml:space="preserve"> (rovnice (7) a (12))</w:t>
        </w:r>
      </w:ins>
      <w:del w:id="439" w:author="Pavol Steltenpohl" w:date="2025-04-24T16:17:00Z" w16du:dateUtc="2025-04-24T14:17:00Z">
        <w:r w:rsidRPr="00EC28F7" w:rsidDel="00C67901">
          <w:rPr>
            <w:lang w:val="sk-SK"/>
          </w:rPr>
          <w:delText xml:space="preserve"> </w:delText>
        </w:r>
      </w:del>
      <w:del w:id="440" w:author="Pavol Steltenpohl" w:date="2025-04-24T16:14:00Z" w16du:dateUtc="2025-04-24T14:14:00Z">
        <w:r w:rsidRPr="00EC28F7" w:rsidDel="00C67901">
          <w:rPr>
            <w:lang w:val="sk-SK"/>
          </w:rPr>
          <w:delText xml:space="preserve">pre azeotropy, a poskytuje širokú dostupnosť dát a parametrov </w:delText>
        </w:r>
      </w:del>
      <w:del w:id="441" w:author="Pavol Steltenpohl" w:date="2025-04-24T16:17:00Z" w16du:dateUtc="2025-04-24T14:17:00Z">
        <w:r w:rsidRPr="00EC28F7" w:rsidDel="00C67901">
          <w:rPr>
            <w:lang w:val="sk-SK"/>
          </w:rPr>
          <w:delText>potrebn</w:delText>
        </w:r>
      </w:del>
      <w:del w:id="442" w:author="Pavol Steltenpohl" w:date="2025-04-24T16:14:00Z" w16du:dateUtc="2025-04-24T14:14:00Z">
        <w:r w:rsidRPr="00EC28F7" w:rsidDel="00C67901">
          <w:rPr>
            <w:lang w:val="sk-SK"/>
          </w:rPr>
          <w:delText>ých</w:delText>
        </w:r>
      </w:del>
      <w:del w:id="443" w:author="Pavol Steltenpohl" w:date="2025-04-24T16:17:00Z" w16du:dateUtc="2025-04-24T14:17:00Z">
        <w:r w:rsidRPr="00EC28F7" w:rsidDel="00C67901">
          <w:rPr>
            <w:lang w:val="sk-SK"/>
          </w:rPr>
          <w:delText xml:space="preserve"> </w:delText>
        </w:r>
      </w:del>
      <w:del w:id="444" w:author="Pavol Steltenpohl" w:date="2025-04-24T16:14:00Z" w16du:dateUtc="2025-04-24T14:14:00Z">
        <w:r w:rsidRPr="00EC28F7" w:rsidDel="00C67901">
          <w:rPr>
            <w:lang w:val="sk-SK"/>
          </w:rPr>
          <w:delText>na jej výpočet</w:delText>
        </w:r>
      </w:del>
      <w:r w:rsidRPr="00EC28F7">
        <w:rPr>
          <w:lang w:val="sk-SK"/>
        </w:rPr>
        <w:t>.</w:t>
      </w:r>
      <w:r w:rsidR="00E90915" w:rsidRPr="00EC28F7">
        <w:rPr>
          <w:lang w:val="sk-SK"/>
        </w:rPr>
        <w:t xml:space="preserve"> </w:t>
      </w:r>
      <w:r w:rsidR="006C546B" w:rsidRPr="00EC28F7">
        <w:rPr>
          <w:lang w:val="sk-SK"/>
        </w:rPr>
        <w:t>[20,21]</w:t>
      </w:r>
    </w:p>
    <w:p w14:paraId="24F1689F" w14:textId="65170C9C" w:rsidR="00DF6B46" w:rsidRPr="00EC28F7" w:rsidRDefault="004551E0" w:rsidP="00034ED5">
      <w:pPr>
        <w:rPr>
          <w:lang w:val="sk-SK"/>
        </w:rPr>
      </w:pPr>
      <w:r w:rsidRPr="00EC28F7">
        <w:rPr>
          <w:lang w:val="sk-SK"/>
        </w:rPr>
        <w:t xml:space="preserve">Rovnica NRTL pre </w:t>
      </w:r>
      <w:r w:rsidRPr="00F15F73">
        <w:rPr>
          <w:i/>
          <w:iCs/>
          <w:lang w:val="sk-SK"/>
          <w:rPrChange w:id="445" w:author="Pavol Steltenpohl" w:date="2025-04-25T07:42:00Z" w16du:dateUtc="2025-04-25T05:42:00Z">
            <w:rPr>
              <w:lang w:val="sk-SK"/>
            </w:rPr>
          </w:rPrChange>
        </w:rPr>
        <w:t>n</w:t>
      </w:r>
      <w:r w:rsidRPr="00EC28F7">
        <w:rPr>
          <w:lang w:val="sk-SK"/>
        </w:rPr>
        <w:t>-zložkovú zmes</w:t>
      </w:r>
      <w:del w:id="446" w:author="Pavol Steltenpohl" w:date="2025-04-24T16:17:00Z" w16du:dateUtc="2025-04-24T14:17:00Z">
        <w:r w:rsidRPr="00EC28F7" w:rsidDel="00C67901">
          <w:rPr>
            <w:lang w:val="sk-SK"/>
          </w:rPr>
          <w:delText xml:space="preserve"> ktorá obsahuje n-fáz</w:delText>
        </w:r>
      </w:del>
      <w:r w:rsidRPr="00EC28F7">
        <w:rPr>
          <w:lang w:val="sk-SK"/>
        </w:rPr>
        <w:t xml:space="preserve"> </w:t>
      </w:r>
      <w:del w:id="447" w:author="Pavol Steltenpohl" w:date="2025-04-25T07:41:00Z" w16du:dateUtc="2025-04-25T05:41:00Z">
        <w:r w:rsidRPr="00EC28F7" w:rsidDel="00F15F73">
          <w:rPr>
            <w:lang w:val="sk-SK"/>
          </w:rPr>
          <w:delText xml:space="preserve">má </w:delText>
        </w:r>
      </w:del>
      <w:ins w:id="448" w:author="Pavol Steltenpohl" w:date="2025-04-25T07:41:00Z" w16du:dateUtc="2025-04-25T05:41:00Z">
        <w:r w:rsidR="00F15F73">
          <w:rPr>
            <w:lang w:val="sk-SK"/>
          </w:rPr>
          <w:t>nadobúda</w:t>
        </w:r>
        <w:r w:rsidR="00F15F73" w:rsidRPr="00EC28F7">
          <w:rPr>
            <w:lang w:val="sk-SK"/>
          </w:rPr>
          <w:t xml:space="preserve"> </w:t>
        </w:r>
      </w:ins>
      <w:r w:rsidRPr="00EC28F7">
        <w:rPr>
          <w:lang w:val="sk-SK"/>
        </w:rPr>
        <w:t>tvar</w:t>
      </w:r>
      <w:del w:id="449" w:author="Pavol Steltenpohl" w:date="2025-04-24T16:18:00Z" w16du:dateUtc="2025-04-24T14:18:00Z">
        <w:r w:rsidRPr="00EC28F7" w:rsidDel="00C67901">
          <w:rPr>
            <w:lang w:val="sk-SK"/>
          </w:rPr>
          <w:delText xml:space="preserve"> rovnice</w:delText>
        </w:r>
      </w:del>
    </w:p>
    <w:p w14:paraId="5C476D35" w14:textId="77777777" w:rsidR="00F15A91" w:rsidRPr="00EC28F7" w:rsidRDefault="00E574D2" w:rsidP="00F15A91">
      <w:pPr>
        <w:pStyle w:val="rovnica0"/>
        <w:rPr>
          <w:i w:val="0"/>
        </w:rPr>
      </w:pPr>
      <m:oMath>
        <m:r>
          <w:rPr>
            <w:szCs w:val="18"/>
          </w:rPr>
          <w:lastRenderedPageBreak/>
          <m:t>ln</m:t>
        </m:r>
        <m:sSub>
          <m:sSubPr>
            <m:ctrlPr>
              <w:rPr>
                <w:szCs w:val="18"/>
              </w:rPr>
            </m:ctrlPr>
          </m:sSubPr>
          <m:e>
            <m:r>
              <w:rPr>
                <w:szCs w:val="18"/>
              </w:rPr>
              <m:t>γ</m:t>
            </m:r>
          </m:e>
          <m:sub>
            <m:r>
              <w:rPr>
                <w:szCs w:val="18"/>
              </w:rPr>
              <m:t>i</m:t>
            </m:r>
          </m:sub>
        </m:sSub>
        <m:r>
          <w:rPr>
            <w:szCs w:val="18"/>
          </w:rPr>
          <m:t>=</m:t>
        </m:r>
        <m:f>
          <m:fPr>
            <m:ctrlPr>
              <w:rPr>
                <w:szCs w:val="1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szCs w:val="18"/>
                  </w:rPr>
                </m:ctrlPr>
              </m:naryPr>
              <m:sub>
                <m:r>
                  <w:rPr>
                    <w:szCs w:val="18"/>
                  </w:rPr>
                  <m:t>j=1</m:t>
                </m:r>
              </m:sub>
              <m:sup>
                <m:r>
                  <w:rPr>
                    <w:szCs w:val="18"/>
                  </w:rPr>
                  <m:t>n</m:t>
                </m:r>
              </m:sup>
              <m:e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x</m:t>
                    </m:r>
                  </m:e>
                  <m:sub>
                    <m:r>
                      <w:rPr>
                        <w:szCs w:val="18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τ</m:t>
                    </m:r>
                  </m:e>
                  <m:sub>
                    <m:r>
                      <w:rPr>
                        <w:szCs w:val="18"/>
                      </w:rPr>
                      <m:t>ji</m:t>
                    </m:r>
                  </m:sub>
                </m:sSub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G</m:t>
                    </m:r>
                  </m:e>
                  <m:sub>
                    <m:r>
                      <w:rPr>
                        <w:szCs w:val="18"/>
                      </w:rPr>
                      <m:t>ji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szCs w:val="18"/>
                  </w:rPr>
                </m:ctrlPr>
              </m:naryPr>
              <m:sub>
                <m:r>
                  <w:rPr>
                    <w:szCs w:val="18"/>
                  </w:rPr>
                  <m:t>k=1</m:t>
                </m:r>
              </m:sub>
              <m:sup>
                <m:r>
                  <w:rPr>
                    <w:szCs w:val="18"/>
                  </w:rPr>
                  <m:t>n</m:t>
                </m:r>
              </m:sup>
              <m:e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x</m:t>
                    </m:r>
                  </m:e>
                  <m:sub>
                    <m:r>
                      <w:rPr>
                        <w:szCs w:val="1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G</m:t>
                    </m:r>
                  </m:e>
                  <m:sub>
                    <m:r>
                      <w:rPr>
                        <w:szCs w:val="18"/>
                      </w:rPr>
                      <m:t>ki</m:t>
                    </m:r>
                  </m:sub>
                </m:sSub>
              </m:e>
            </m:nary>
          </m:den>
        </m:f>
        <m:r>
          <w:rPr>
            <w:szCs w:val="18"/>
          </w:rPr>
          <m:t>+</m:t>
        </m:r>
        <m:nary>
          <m:naryPr>
            <m:chr m:val="∑"/>
            <m:limLoc m:val="undOvr"/>
            <m:ctrlPr>
              <w:rPr>
                <w:szCs w:val="18"/>
              </w:rPr>
            </m:ctrlPr>
          </m:naryPr>
          <m:sub>
            <m:r>
              <w:rPr>
                <w:szCs w:val="18"/>
              </w:rPr>
              <m:t>j=1</m:t>
            </m:r>
          </m:sub>
          <m:sup>
            <m:r>
              <w:rPr>
                <w:szCs w:val="18"/>
              </w:rPr>
              <m:t>n</m:t>
            </m:r>
          </m:sup>
          <m:e>
            <m:f>
              <m:fPr>
                <m:ctrlPr>
                  <w:rPr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x</m:t>
                    </m:r>
                  </m:e>
                  <m:sub>
                    <m:r>
                      <w:rPr>
                        <w:szCs w:val="18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szCs w:val="18"/>
                      </w:rPr>
                    </m:ctrlPr>
                  </m:sSubPr>
                  <m:e>
                    <m:r>
                      <w:rPr>
                        <w:szCs w:val="18"/>
                      </w:rPr>
                      <m:t>G</m:t>
                    </m:r>
                  </m:e>
                  <m:sub>
                    <m:r>
                      <w:rPr>
                        <w:szCs w:val="18"/>
                      </w:rPr>
                      <m:t>ij</m:t>
                    </m:r>
                  </m:sub>
                </m:sSub>
              </m:num>
              <m:den>
                <m:nary>
                  <m:naryPr>
                    <m:chr m:val="∑"/>
                    <m:limLoc m:val="undOvr"/>
                    <m:ctrlPr>
                      <w:rPr>
                        <w:szCs w:val="18"/>
                      </w:rPr>
                    </m:ctrlPr>
                  </m:naryPr>
                  <m:sub>
                    <m:r>
                      <w:rPr>
                        <w:szCs w:val="18"/>
                      </w:rPr>
                      <m:t>k=1</m:t>
                    </m:r>
                  </m:sub>
                  <m:sup>
                    <m:r>
                      <w:rPr>
                        <w:szCs w:val="1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szCs w:val="18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G</m:t>
                        </m:r>
                      </m:e>
                      <m:sub>
                        <m:r>
                          <w:rPr>
                            <w:szCs w:val="18"/>
                          </w:rPr>
                          <m:t>kj</m:t>
                        </m:r>
                      </m:sub>
                    </m:sSub>
                  </m:e>
                </m:nary>
              </m:den>
            </m:f>
            <m:r>
              <w:rPr>
                <w:szCs w:val="18"/>
              </w:rPr>
              <m:t>(</m:t>
            </m:r>
            <m:sSub>
              <m:sSubPr>
                <m:ctrlPr>
                  <w:rPr>
                    <w:szCs w:val="18"/>
                  </w:rPr>
                </m:ctrlPr>
              </m:sSubPr>
              <m:e>
                <m:r>
                  <w:rPr>
                    <w:szCs w:val="18"/>
                  </w:rPr>
                  <m:t>τ</m:t>
                </m:r>
              </m:e>
              <m:sub>
                <m:r>
                  <w:rPr>
                    <w:szCs w:val="18"/>
                  </w:rPr>
                  <m:t>ij</m:t>
                </m:r>
              </m:sub>
            </m:sSub>
            <m:r>
              <w:rPr>
                <w:szCs w:val="18"/>
              </w:rPr>
              <m:t>-</m:t>
            </m:r>
            <m:f>
              <m:fPr>
                <m:ctrlPr>
                  <w:rPr>
                    <w:szCs w:val="1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szCs w:val="18"/>
                      </w:rPr>
                    </m:ctrlPr>
                  </m:naryPr>
                  <m:sub>
                    <m:r>
                      <w:rPr>
                        <w:szCs w:val="18"/>
                      </w:rPr>
                      <m:t>m=1</m:t>
                    </m:r>
                  </m:sub>
                  <m:sup>
                    <m:r>
                      <w:rPr>
                        <w:szCs w:val="1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szCs w:val="18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τ</m:t>
                        </m:r>
                      </m:e>
                      <m:sub>
                        <m:r>
                          <w:rPr>
                            <w:szCs w:val="18"/>
                          </w:rPr>
                          <m:t>mj</m:t>
                        </m:r>
                      </m:sub>
                    </m:sSub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G</m:t>
                        </m:r>
                      </m:e>
                      <m:sub>
                        <m:r>
                          <w:rPr>
                            <w:szCs w:val="18"/>
                          </w:rPr>
                          <m:t>mj</m:t>
                        </m:r>
                      </m:sub>
                    </m:sSub>
                  </m:e>
                </m:nary>
              </m:num>
              <m:den>
                <m:nary>
                  <m:naryPr>
                    <m:chr m:val="∑"/>
                    <m:limLoc m:val="undOvr"/>
                    <m:ctrlPr>
                      <w:rPr>
                        <w:szCs w:val="18"/>
                      </w:rPr>
                    </m:ctrlPr>
                  </m:naryPr>
                  <m:sub>
                    <m:r>
                      <w:rPr>
                        <w:szCs w:val="18"/>
                      </w:rPr>
                      <m:t>k=1</m:t>
                    </m:r>
                  </m:sub>
                  <m:sup>
                    <m:r>
                      <w:rPr>
                        <w:szCs w:val="1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szCs w:val="18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szCs w:val="18"/>
                          </w:rPr>
                        </m:ctrlPr>
                      </m:sSubPr>
                      <m:e>
                        <m:r>
                          <w:rPr>
                            <w:szCs w:val="18"/>
                          </w:rPr>
                          <m:t>G</m:t>
                        </m:r>
                      </m:e>
                      <m:sub>
                        <m:r>
                          <w:rPr>
                            <w:szCs w:val="18"/>
                          </w:rPr>
                          <m:t>kj</m:t>
                        </m:r>
                      </m:sub>
                    </m:sSub>
                  </m:e>
                </m:nary>
              </m:den>
            </m:f>
          </m:e>
        </m:nary>
        <m:r>
          <w:rPr>
            <w:szCs w:val="18"/>
          </w:rPr>
          <m:t>)     i,j,k=A,B,C</m:t>
        </m:r>
      </m:oMath>
      <w:r w:rsidRPr="00EC28F7">
        <w:tab/>
      </w:r>
      <w:r w:rsidRPr="00EC28F7">
        <w:rPr>
          <w:i w:val="0"/>
        </w:rPr>
        <w:t>(14)</w:t>
      </w:r>
    </w:p>
    <w:p w14:paraId="3B35751A" w14:textId="3F235CFB" w:rsidR="00F15A91" w:rsidRPr="00EC28F7" w:rsidRDefault="00F15A91" w:rsidP="00463614">
      <w:pPr>
        <w:rPr>
          <w:lang w:val="sk-SK" w:eastAsia="sk-SK"/>
        </w:rPr>
      </w:pPr>
      <w:r w:rsidRPr="00EC28F7">
        <w:rPr>
          <w:lang w:val="sk-SK" w:eastAsia="sk-SK"/>
        </w:rPr>
        <w:t>Parametre rovnice (14) vypo</w:t>
      </w:r>
      <w:del w:id="450" w:author="Pavol Steltenpohl" w:date="2025-04-25T07:42:00Z" w16du:dateUtc="2025-04-25T05:42:00Z">
        <w:r w:rsidRPr="00EC28F7" w:rsidDel="00F15F73">
          <w:rPr>
            <w:lang w:val="sk-SK" w:eastAsia="sk-SK"/>
          </w:rPr>
          <w:delText>ci</w:delText>
        </w:r>
      </w:del>
      <w:ins w:id="451" w:author="Pavol Steltenpohl" w:date="2025-04-25T07:42:00Z" w16du:dateUtc="2025-04-25T05:42:00Z">
        <w:r w:rsidR="00F15F73">
          <w:rPr>
            <w:lang w:val="sk-SK" w:eastAsia="sk-SK"/>
          </w:rPr>
          <w:t>čí</w:t>
        </w:r>
      </w:ins>
      <w:r w:rsidRPr="00EC28F7">
        <w:rPr>
          <w:lang w:val="sk-SK" w:eastAsia="sk-SK"/>
        </w:rPr>
        <w:t>tame pomocou rovn</w:t>
      </w:r>
      <w:del w:id="452" w:author="Pavol Steltenpohl" w:date="2025-04-25T07:42:00Z" w16du:dateUtc="2025-04-25T05:42:00Z">
        <w:r w:rsidRPr="00EC28F7" w:rsidDel="00F15F73">
          <w:rPr>
            <w:lang w:val="sk-SK" w:eastAsia="sk-SK"/>
          </w:rPr>
          <w:delText>i</w:delText>
        </w:r>
      </w:del>
      <w:ins w:id="453" w:author="Pavol Steltenpohl" w:date="2025-04-25T07:42:00Z" w16du:dateUtc="2025-04-25T05:42:00Z">
        <w:r w:rsidR="00F15F73">
          <w:rPr>
            <w:lang w:val="sk-SK" w:eastAsia="sk-SK"/>
          </w:rPr>
          <w:t>í</w:t>
        </w:r>
      </w:ins>
      <w:r w:rsidRPr="00EC28F7">
        <w:rPr>
          <w:lang w:val="sk-SK" w:eastAsia="sk-SK"/>
        </w:rPr>
        <w:t>c (15), (16) a (17).</w:t>
      </w:r>
    </w:p>
    <w:p w14:paraId="0CDA4109" w14:textId="77777777" w:rsidR="00E574D2" w:rsidRPr="00EC28F7" w:rsidRDefault="00000000" w:rsidP="00E574D2">
      <w:pPr>
        <w:pStyle w:val="rovnica0"/>
        <w:rPr>
          <w:i w:val="0"/>
        </w:rPr>
      </w:pPr>
      <m:oMath>
        <m:sSub>
          <m:sSubPr>
            <m:ctrlPr/>
          </m:sSubPr>
          <m:e>
            <m:r>
              <m:t>G</m:t>
            </m:r>
          </m:e>
          <m:sub>
            <m:r>
              <m:t>ij</m:t>
            </m:r>
          </m:sub>
        </m:sSub>
        <m:r>
          <m:t>=</m:t>
        </m:r>
        <m:func>
          <m:funcPr>
            <m:ctrlPr/>
          </m:funcPr>
          <m:fName>
            <m:r>
              <m:t>exp</m:t>
            </m:r>
          </m:fName>
          <m:e>
            <m:d>
              <m:dPr>
                <m:ctrlPr/>
              </m:dPr>
              <m:e>
                <m:r>
                  <m:t>-</m:t>
                </m:r>
                <m:sSub>
                  <m:sSubPr>
                    <m:ctrlPr/>
                  </m:sSubPr>
                  <m:e>
                    <m:r>
                      <m:t>α</m:t>
                    </m:r>
                  </m:e>
                  <m:sub>
                    <m:r>
                      <m:t>ij</m:t>
                    </m:r>
                  </m:sub>
                </m:sSub>
                <m:sSub>
                  <m:sSubPr>
                    <m:ctrlPr/>
                  </m:sSubPr>
                  <m:e>
                    <m:r>
                      <m:t>τ</m:t>
                    </m:r>
                  </m:e>
                  <m:sub>
                    <m:r>
                      <m:t>ij</m:t>
                    </m:r>
                  </m:sub>
                </m:sSub>
              </m:e>
            </m:d>
          </m:e>
        </m:func>
        <m:r>
          <m:t xml:space="preserve">   i,j=A,B,C</m:t>
        </m:r>
      </m:oMath>
      <w:r w:rsidR="00E574D2" w:rsidRPr="00EC28F7">
        <w:tab/>
      </w:r>
      <w:r w:rsidR="00E574D2" w:rsidRPr="00EC28F7">
        <w:rPr>
          <w:i w:val="0"/>
        </w:rPr>
        <w:t>(15)</w:t>
      </w:r>
    </w:p>
    <w:p w14:paraId="2BFDC0E6" w14:textId="77777777" w:rsidR="00E574D2" w:rsidRPr="00EC28F7" w:rsidRDefault="00000000" w:rsidP="00E574D2">
      <w:pPr>
        <w:pStyle w:val="rovnica0"/>
        <w:rPr>
          <w:i w:val="0"/>
        </w:rPr>
      </w:pPr>
      <m:oMath>
        <m:sSub>
          <m:sSubPr>
            <m:ctrlPr>
              <w:rPr>
                <w:rFonts w:eastAsia="Times New Roman" w:cs="Times New Roman"/>
              </w:rPr>
            </m:ctrlPr>
          </m:sSubPr>
          <m:e>
            <m:r>
              <w:rPr>
                <w:rFonts w:eastAsia="Times New Roman" w:cs="Times New Roman"/>
              </w:rPr>
              <m:t>τ</m:t>
            </m:r>
          </m:e>
          <m:sub>
            <m:r>
              <w:rPr>
                <w:rFonts w:eastAsia="Times New Roman" w:cs="Times New Roman"/>
              </w:rPr>
              <m:t>ij</m:t>
            </m:r>
          </m:sub>
        </m:sSub>
        <m:r>
          <w:rPr>
            <w:rFonts w:eastAsia="Times New Roman" w:cs="Times New Roman"/>
          </w:rPr>
          <m:t>=</m:t>
        </m:r>
        <m:f>
          <m:fPr>
            <m:ctrlPr>
              <w:rPr>
                <w:rFonts w:eastAsia="Times New Roman" w:cs="Times New Roman"/>
              </w:rPr>
            </m:ctrlPr>
          </m:fPr>
          <m:num>
            <m:r>
              <w:rPr>
                <w:rFonts w:eastAsia="Times New Roman" w:cs="Times New Roman"/>
              </w:rPr>
              <m:t>Δ</m:t>
            </m:r>
            <m:sSub>
              <m:sSubPr>
                <m:ctrlPr>
                  <w:rPr>
                    <w:rFonts w:eastAsia="Times New Roman" w:cs="Times New Roman"/>
                  </w:rPr>
                </m:ctrlPr>
              </m:sSubPr>
              <m:e>
                <m:r>
                  <w:rPr>
                    <w:rFonts w:eastAsia="Times New Roman" w:cs="Times New Roman"/>
                  </w:rPr>
                  <m:t>g</m:t>
                </m:r>
              </m:e>
              <m:sub>
                <m:r>
                  <w:rPr>
                    <w:rFonts w:eastAsia="Times New Roman" w:cs="Times New Roman"/>
                  </w:rPr>
                  <m:t>ij</m:t>
                </m:r>
              </m:sub>
            </m:sSub>
          </m:num>
          <m:den>
            <m:r>
              <w:rPr>
                <w:rFonts w:eastAsia="Times New Roman" w:cs="Times New Roman"/>
              </w:rPr>
              <m:t>RT</m:t>
            </m:r>
          </m:den>
        </m:f>
        <m:r>
          <w:rPr>
            <w:rFonts w:eastAsia="Times New Roman" w:cs="Times New Roman"/>
          </w:rPr>
          <m:t xml:space="preserve">   i,j=A,B,C</m:t>
        </m:r>
      </m:oMath>
      <w:r w:rsidR="00E574D2" w:rsidRPr="00EC28F7">
        <w:tab/>
      </w:r>
      <w:r w:rsidR="00E574D2" w:rsidRPr="00EC28F7">
        <w:rPr>
          <w:i w:val="0"/>
        </w:rPr>
        <w:t>(16)</w:t>
      </w:r>
    </w:p>
    <w:p w14:paraId="40DE0E19" w14:textId="77777777" w:rsidR="00E574D2" w:rsidRPr="00EC28F7" w:rsidRDefault="00000000" w:rsidP="00E574D2">
      <w:pPr>
        <w:pStyle w:val="rovnica0"/>
        <w:rPr>
          <w:i w:val="0"/>
        </w:rPr>
      </w:pPr>
      <m:oMath>
        <m:sSub>
          <m:sSubPr>
            <m:ctrlPr>
              <w:rPr>
                <w:rFonts w:cs="Times New Roman"/>
              </w:rPr>
            </m:ctrlPr>
          </m:sSubPr>
          <m:e>
            <m:r>
              <w:rPr>
                <w:rFonts w:cs="Times New Roman"/>
              </w:rPr>
              <m:t>α</m:t>
            </m:r>
          </m:e>
          <m:sub>
            <m:r>
              <w:rPr>
                <w:rFonts w:cs="Times New Roman"/>
              </w:rPr>
              <m:t>ij</m:t>
            </m:r>
          </m:sub>
        </m:sSub>
        <m:r>
          <w:rPr>
            <w:rFonts w:cs="Times New Roman"/>
          </w:rPr>
          <m:t>=</m:t>
        </m:r>
        <m:sSub>
          <m:sSubPr>
            <m:ctrlPr>
              <w:rPr>
                <w:rFonts w:cs="Times New Roman"/>
              </w:rPr>
            </m:ctrlPr>
          </m:sSubPr>
          <m:e>
            <m:r>
              <w:rPr>
                <w:rFonts w:cs="Times New Roman"/>
              </w:rPr>
              <m:t>α</m:t>
            </m:r>
          </m:e>
          <m:sub>
            <m:r>
              <w:rPr>
                <w:rFonts w:cs="Times New Roman"/>
              </w:rPr>
              <m:t>ji</m:t>
            </m:r>
          </m:sub>
        </m:sSub>
      </m:oMath>
      <w:r w:rsidR="00E574D2" w:rsidRPr="00EC28F7">
        <w:tab/>
      </w:r>
      <w:r w:rsidR="00E574D2" w:rsidRPr="00EC28F7">
        <w:rPr>
          <w:i w:val="0"/>
        </w:rPr>
        <w:t>(17)</w:t>
      </w:r>
    </w:p>
    <w:p w14:paraId="21CFA70E" w14:textId="17668BBE" w:rsidR="00800FA1" w:rsidRPr="00EC28F7" w:rsidRDefault="00DC7691" w:rsidP="00F15F73">
      <w:pPr>
        <w:rPr>
          <w:lang w:val="sk-SK"/>
        </w:rPr>
        <w:pPrChange w:id="454" w:author="Pavol Steltenpohl" w:date="2025-04-25T07:43:00Z" w16du:dateUtc="2025-04-25T05:43:00Z">
          <w:pPr>
            <w:spacing w:after="200" w:line="276" w:lineRule="auto"/>
            <w:ind w:firstLine="0"/>
            <w:jc w:val="left"/>
          </w:pPr>
        </w:pPrChange>
      </w:pPr>
      <w:r w:rsidRPr="00EC28F7">
        <w:rPr>
          <w:lang w:val="sk-SK"/>
        </w:rPr>
        <w:t xml:space="preserve">kde </w:t>
      </w:r>
      <w:r w:rsidRPr="00EC28F7">
        <w:rPr>
          <w:i/>
          <w:lang w:val="sk-SK"/>
        </w:rPr>
        <w:t>n</w:t>
      </w:r>
      <w:r w:rsidRPr="00EC28F7">
        <w:rPr>
          <w:lang w:val="sk-SK"/>
        </w:rPr>
        <w:t xml:space="preserve"> je </w:t>
      </w:r>
      <w:del w:id="455" w:author="Pavol Steltenpohl" w:date="2025-04-25T07:42:00Z" w16du:dateUtc="2025-04-25T05:42:00Z">
        <w:r w:rsidRPr="00EC28F7" w:rsidDel="00F15F73">
          <w:rPr>
            <w:lang w:val="sk-SK"/>
          </w:rPr>
          <w:delText xml:space="preserve">celkový </w:delText>
        </w:r>
      </w:del>
      <w:r w:rsidRPr="00EC28F7">
        <w:rPr>
          <w:lang w:val="sk-SK"/>
        </w:rPr>
        <w:t>počet zložiek</w:t>
      </w:r>
      <w:ins w:id="456" w:author="Pavol Steltenpohl" w:date="2025-04-25T07:42:00Z" w16du:dateUtc="2025-04-25T05:42:00Z">
        <w:r w:rsidR="00F15F73">
          <w:rPr>
            <w:lang w:val="sk-SK"/>
          </w:rPr>
          <w:t xml:space="preserve"> delenej zmesi</w:t>
        </w:r>
      </w:ins>
      <w:r w:rsidRPr="00EC28F7">
        <w:rPr>
          <w:lang w:val="sk-SK"/>
        </w:rPr>
        <w:t xml:space="preserve">, </w:t>
      </w:r>
      <w:proofErr w:type="spellStart"/>
      <w:r w:rsidRPr="00EC28F7">
        <w:rPr>
          <w:rFonts w:cs="Times New Roman"/>
          <w:i/>
          <w:lang w:val="sk-SK"/>
        </w:rPr>
        <w:t>τ</w:t>
      </w:r>
      <w:r w:rsidRPr="00EC28F7">
        <w:rPr>
          <w:i/>
          <w:vertAlign w:val="subscript"/>
          <w:lang w:val="sk-SK"/>
        </w:rPr>
        <w:t>ij</w:t>
      </w:r>
      <w:proofErr w:type="spellEnd"/>
      <w:r w:rsidRPr="00EC28F7">
        <w:rPr>
          <w:lang w:val="sk-SK"/>
        </w:rPr>
        <w:t xml:space="preserve"> a </w:t>
      </w:r>
      <w:proofErr w:type="spellStart"/>
      <w:r w:rsidRPr="00EC28F7">
        <w:rPr>
          <w:rFonts w:cs="Times New Roman"/>
          <w:i/>
          <w:lang w:val="sk-SK"/>
        </w:rPr>
        <w:t>τ</w:t>
      </w:r>
      <w:r w:rsidRPr="00EC28F7">
        <w:rPr>
          <w:i/>
          <w:vertAlign w:val="subscript"/>
          <w:lang w:val="sk-SK"/>
        </w:rPr>
        <w:t>ji</w:t>
      </w:r>
      <w:proofErr w:type="spellEnd"/>
      <w:r w:rsidRPr="00EC28F7">
        <w:rPr>
          <w:lang w:val="sk-SK"/>
        </w:rPr>
        <w:t xml:space="preserve"> sú binárne parametre a </w:t>
      </w:r>
      <w:r w:rsidRPr="00EC28F7">
        <w:rPr>
          <w:i/>
          <w:lang w:val="sk-SK"/>
        </w:rPr>
        <w:t>α</w:t>
      </w:r>
      <w:proofErr w:type="spellStart"/>
      <w:r w:rsidRPr="00EC28F7">
        <w:rPr>
          <w:i/>
          <w:vertAlign w:val="subscript"/>
          <w:lang w:val="sk-SK"/>
        </w:rPr>
        <w:t>ij</w:t>
      </w:r>
      <w:proofErr w:type="spellEnd"/>
      <w:r w:rsidRPr="00EC28F7">
        <w:rPr>
          <w:i/>
          <w:lang w:val="sk-SK"/>
        </w:rPr>
        <w:t xml:space="preserve"> = α</w:t>
      </w:r>
      <w:proofErr w:type="spellStart"/>
      <w:r w:rsidRPr="00EC28F7">
        <w:rPr>
          <w:i/>
          <w:vertAlign w:val="subscript"/>
          <w:lang w:val="sk-SK"/>
        </w:rPr>
        <w:t>ji</w:t>
      </w:r>
      <w:proofErr w:type="spellEnd"/>
      <w:r w:rsidRPr="00EC28F7">
        <w:rPr>
          <w:lang w:val="sk-SK"/>
        </w:rPr>
        <w:t xml:space="preserve"> je nenáhodný parameter, parameter </w:t>
      </w:r>
      <w:proofErr w:type="spellStart"/>
      <w:r w:rsidRPr="00EC28F7">
        <w:rPr>
          <w:rFonts w:cs="Times New Roman"/>
          <w:i/>
          <w:lang w:val="sk-SK"/>
        </w:rPr>
        <w:t>Δ</w:t>
      </w:r>
      <w:r w:rsidRPr="00EC28F7">
        <w:rPr>
          <w:i/>
          <w:lang w:val="sk-SK"/>
        </w:rPr>
        <w:t>g</w:t>
      </w:r>
      <w:r w:rsidRPr="00EC28F7">
        <w:rPr>
          <w:i/>
          <w:vertAlign w:val="subscript"/>
          <w:lang w:val="sk-SK"/>
        </w:rPr>
        <w:t>ij</w:t>
      </w:r>
      <w:proofErr w:type="spellEnd"/>
      <w:r w:rsidRPr="00EC28F7">
        <w:rPr>
          <w:lang w:val="sk-SK"/>
        </w:rPr>
        <w:t xml:space="preserve"> predstavuje interakčný parameter medzi zložkami </w:t>
      </w:r>
      <w:r w:rsidRPr="00EC28F7">
        <w:rPr>
          <w:i/>
          <w:iCs/>
          <w:lang w:val="sk-SK"/>
        </w:rPr>
        <w:t>i</w:t>
      </w:r>
      <w:r w:rsidRPr="00EC28F7">
        <w:rPr>
          <w:lang w:val="sk-SK"/>
        </w:rPr>
        <w:t> a</w:t>
      </w:r>
      <w:r w:rsidR="00F13178" w:rsidRPr="00EC28F7">
        <w:rPr>
          <w:lang w:val="sk-SK"/>
        </w:rPr>
        <w:t> </w:t>
      </w:r>
      <w:r w:rsidRPr="00EC28F7">
        <w:rPr>
          <w:i/>
          <w:iCs/>
          <w:lang w:val="sk-SK"/>
        </w:rPr>
        <w:t>j</w:t>
      </w:r>
      <w:r w:rsidR="00F13178" w:rsidRPr="00EC28F7">
        <w:rPr>
          <w:lang w:val="sk-SK"/>
        </w:rPr>
        <w:t xml:space="preserve"> </w:t>
      </w:r>
      <w:ins w:id="457" w:author="Pavol Steltenpohl" w:date="2025-04-25T07:42:00Z" w16du:dateUtc="2025-04-25T05:42:00Z">
        <w:r w:rsidR="00F15F73">
          <w:rPr>
            <w:lang w:val="sk-SK"/>
          </w:rPr>
          <w:t xml:space="preserve">v </w:t>
        </w:r>
      </w:ins>
      <w:r w:rsidRPr="00EC28F7">
        <w:rPr>
          <w:lang w:val="sk-SK"/>
        </w:rPr>
        <w:t>rovnic</w:t>
      </w:r>
      <w:ins w:id="458" w:author="Pavol Steltenpohl" w:date="2025-04-25T07:43:00Z" w16du:dateUtc="2025-04-25T05:43:00Z">
        <w:r w:rsidR="00F15F73">
          <w:rPr>
            <w:lang w:val="sk-SK"/>
          </w:rPr>
          <w:t>i</w:t>
        </w:r>
      </w:ins>
      <w:del w:id="459" w:author="Pavol Steltenpohl" w:date="2025-04-25T07:43:00Z" w16du:dateUtc="2025-04-25T05:43:00Z">
        <w:r w:rsidRPr="00EC28F7" w:rsidDel="00F15F73">
          <w:rPr>
            <w:lang w:val="sk-SK"/>
          </w:rPr>
          <w:delText>e</w:delText>
        </w:r>
      </w:del>
      <w:r w:rsidRPr="00EC28F7">
        <w:rPr>
          <w:lang w:val="sk-SK"/>
        </w:rPr>
        <w:t xml:space="preserve"> NRTL.</w:t>
      </w:r>
    </w:p>
    <w:p w14:paraId="364892FD" w14:textId="77777777" w:rsidR="00E617C2" w:rsidRPr="00EC28F7" w:rsidRDefault="00E617C2" w:rsidP="00E617C2">
      <w:pPr>
        <w:pStyle w:val="Nadpis1"/>
        <w:rPr>
          <w:lang w:val="sk-SK"/>
        </w:rPr>
      </w:pPr>
      <w:bookmarkStart w:id="460" w:name="_Toc196226137"/>
      <w:r w:rsidRPr="00EC28F7">
        <w:rPr>
          <w:lang w:val="sk-SK"/>
        </w:rPr>
        <w:lastRenderedPageBreak/>
        <w:t>Cieľ práce</w:t>
      </w:r>
      <w:bookmarkEnd w:id="460"/>
    </w:p>
    <w:p w14:paraId="193BB1A7" w14:textId="77777777" w:rsidR="00800FA1" w:rsidRPr="00EC28F7" w:rsidRDefault="00800FA1" w:rsidP="00800FA1">
      <w:pPr>
        <w:pStyle w:val="Nadpis1"/>
        <w:rPr>
          <w:lang w:val="sk-SK"/>
        </w:rPr>
      </w:pPr>
      <w:bookmarkStart w:id="461" w:name="_Toc196226138"/>
      <w:r w:rsidRPr="00EC28F7">
        <w:rPr>
          <w:lang w:val="sk-SK"/>
        </w:rPr>
        <w:lastRenderedPageBreak/>
        <w:t>Výpočtová časť</w:t>
      </w:r>
      <w:bookmarkEnd w:id="461"/>
    </w:p>
    <w:p w14:paraId="221B20EC" w14:textId="77777777" w:rsidR="00501B0E" w:rsidRPr="00EC28F7" w:rsidRDefault="00501B0E" w:rsidP="00501B0E">
      <w:pPr>
        <w:rPr>
          <w:lang w:val="sk-SK"/>
        </w:rPr>
      </w:pPr>
    </w:p>
    <w:p w14:paraId="05CABBA1" w14:textId="77777777" w:rsidR="001E295B" w:rsidRPr="00EC28F7" w:rsidRDefault="001E295B" w:rsidP="001E295B">
      <w:pPr>
        <w:rPr>
          <w:lang w:val="sk-SK"/>
        </w:rPr>
      </w:pPr>
    </w:p>
    <w:p w14:paraId="4D8CC450" w14:textId="77777777" w:rsidR="00531FC4" w:rsidRPr="00EC28F7" w:rsidRDefault="00A65BA2" w:rsidP="00F1422C">
      <w:pPr>
        <w:pStyle w:val="Nadpis1"/>
        <w:numPr>
          <w:ilvl w:val="0"/>
          <w:numId w:val="0"/>
        </w:numPr>
        <w:rPr>
          <w:lang w:val="sk-SK"/>
        </w:rPr>
      </w:pPr>
      <w:bookmarkStart w:id="462" w:name="_Toc196226139"/>
      <w:r w:rsidRPr="00EC28F7">
        <w:rPr>
          <w:lang w:val="sk-SK"/>
        </w:rPr>
        <w:lastRenderedPageBreak/>
        <w:t>Z</w:t>
      </w:r>
      <w:r w:rsidR="00531FC4" w:rsidRPr="00EC28F7">
        <w:rPr>
          <w:lang w:val="sk-SK"/>
        </w:rPr>
        <w:t>oznam použitej literatúry</w:t>
      </w:r>
      <w:bookmarkEnd w:id="462"/>
    </w:p>
    <w:p w14:paraId="2C540D13" w14:textId="77777777" w:rsidR="00531FC4" w:rsidRPr="00EC28F7" w:rsidRDefault="00A417E3" w:rsidP="00541D03">
      <w:pPr>
        <w:pStyle w:val="Odsekzoznamu"/>
        <w:rPr>
          <w:lang w:val="sk-SK"/>
        </w:rPr>
      </w:pPr>
      <w:proofErr w:type="spellStart"/>
      <w:r w:rsidRPr="00EC28F7">
        <w:rPr>
          <w:lang w:val="sk-SK"/>
        </w:rPr>
        <w:t>Wenting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Bai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Yao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Dai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Xiangshuai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Pan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Zhaoyou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Zhu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Yinglong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Wang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Jun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Gao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Liquid-liquid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equilibria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for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azeotropic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mixture</w:t>
      </w:r>
      <w:proofErr w:type="spellEnd"/>
      <w:r w:rsidRPr="00EC28F7">
        <w:rPr>
          <w:lang w:val="sk-SK"/>
        </w:rPr>
        <w:t xml:space="preserve"> of </w:t>
      </w:r>
      <w:proofErr w:type="spellStart"/>
      <w:r w:rsidRPr="00EC28F7">
        <w:rPr>
          <w:lang w:val="sk-SK"/>
        </w:rPr>
        <w:t>methyl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tert</w:t>
      </w:r>
      <w:proofErr w:type="spellEnd"/>
      <w:r w:rsidRPr="00EC28F7">
        <w:rPr>
          <w:lang w:val="sk-SK"/>
        </w:rPr>
        <w:t xml:space="preserve">-butyl </w:t>
      </w:r>
      <w:proofErr w:type="spellStart"/>
      <w:r w:rsidRPr="00EC28F7">
        <w:rPr>
          <w:lang w:val="sk-SK"/>
        </w:rPr>
        <w:t>ether</w:t>
      </w:r>
      <w:proofErr w:type="spellEnd"/>
      <w:r w:rsidRPr="00EC28F7">
        <w:rPr>
          <w:lang w:val="sk-SK"/>
        </w:rPr>
        <w:t xml:space="preserve"> and </w:t>
      </w:r>
      <w:proofErr w:type="spellStart"/>
      <w:r w:rsidRPr="00EC28F7">
        <w:rPr>
          <w:lang w:val="sk-SK"/>
        </w:rPr>
        <w:t>methanol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with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ionic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liquids</w:t>
      </w:r>
      <w:proofErr w:type="spellEnd"/>
      <w:r w:rsidRPr="00EC28F7">
        <w:rPr>
          <w:lang w:val="sk-SK"/>
        </w:rPr>
        <w:t xml:space="preserve"> at </w:t>
      </w:r>
      <w:proofErr w:type="spellStart"/>
      <w:r w:rsidRPr="00EC28F7">
        <w:rPr>
          <w:lang w:val="sk-SK"/>
        </w:rPr>
        <w:t>different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temperatures</w:t>
      </w:r>
      <w:proofErr w:type="spellEnd"/>
      <w:r w:rsidRPr="00EC28F7">
        <w:rPr>
          <w:lang w:val="sk-SK"/>
        </w:rPr>
        <w:t xml:space="preserve">. </w:t>
      </w:r>
      <w:proofErr w:type="spellStart"/>
      <w:r w:rsidRPr="00EC28F7">
        <w:rPr>
          <w:lang w:val="sk-SK"/>
        </w:rPr>
        <w:t>The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Journal</w:t>
      </w:r>
      <w:proofErr w:type="spellEnd"/>
      <w:r w:rsidRPr="00EC28F7">
        <w:rPr>
          <w:lang w:val="sk-SK"/>
        </w:rPr>
        <w:t xml:space="preserve"> of </w:t>
      </w:r>
      <w:proofErr w:type="spellStart"/>
      <w:r w:rsidRPr="00EC28F7">
        <w:rPr>
          <w:lang w:val="sk-SK"/>
        </w:rPr>
        <w:t>Chemical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Thermodynamics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Volume</w:t>
      </w:r>
      <w:proofErr w:type="spellEnd"/>
      <w:r w:rsidRPr="00EC28F7">
        <w:rPr>
          <w:lang w:val="sk-SK"/>
        </w:rPr>
        <w:t xml:space="preserve"> 132, 2019, </w:t>
      </w:r>
      <w:proofErr w:type="spellStart"/>
      <w:r w:rsidRPr="00EC28F7">
        <w:rPr>
          <w:lang w:val="sk-SK"/>
        </w:rPr>
        <w:t>Pages</w:t>
      </w:r>
      <w:proofErr w:type="spellEnd"/>
      <w:r w:rsidRPr="00EC28F7">
        <w:rPr>
          <w:lang w:val="sk-SK"/>
        </w:rPr>
        <w:t xml:space="preserve"> 76-82, ISSN 0021-9614,</w:t>
      </w:r>
    </w:p>
    <w:p w14:paraId="2F866DD7" w14:textId="77777777" w:rsidR="004F6900" w:rsidRPr="00EC28F7" w:rsidRDefault="00A9731A" w:rsidP="00541D03">
      <w:pPr>
        <w:pStyle w:val="Odsekzoznamu"/>
        <w:rPr>
          <w:lang w:val="sk-SK"/>
        </w:rPr>
      </w:pPr>
      <w:r w:rsidRPr="00EC28F7">
        <w:rPr>
          <w:lang w:val="sk-SK"/>
        </w:rPr>
        <w:t xml:space="preserve">C.P. </w:t>
      </w:r>
      <w:proofErr w:type="spellStart"/>
      <w:r w:rsidRPr="00EC28F7">
        <w:rPr>
          <w:lang w:val="sk-SK"/>
        </w:rPr>
        <w:t>Nicolaides</w:t>
      </w:r>
      <w:proofErr w:type="spellEnd"/>
      <w:r w:rsidRPr="00EC28F7">
        <w:rPr>
          <w:lang w:val="sk-SK"/>
        </w:rPr>
        <w:t xml:space="preserve">, C.J. </w:t>
      </w:r>
      <w:proofErr w:type="spellStart"/>
      <w:r w:rsidRPr="00EC28F7">
        <w:rPr>
          <w:lang w:val="sk-SK"/>
        </w:rPr>
        <w:t>Stotijn</w:t>
      </w:r>
      <w:proofErr w:type="spellEnd"/>
      <w:r w:rsidRPr="00EC28F7">
        <w:rPr>
          <w:lang w:val="sk-SK"/>
        </w:rPr>
        <w:t xml:space="preserve">, E.R.A. van der </w:t>
      </w:r>
      <w:proofErr w:type="spellStart"/>
      <w:r w:rsidRPr="00EC28F7">
        <w:rPr>
          <w:lang w:val="sk-SK"/>
        </w:rPr>
        <w:t>Veen</w:t>
      </w:r>
      <w:proofErr w:type="spellEnd"/>
      <w:r w:rsidRPr="00EC28F7">
        <w:rPr>
          <w:lang w:val="sk-SK"/>
        </w:rPr>
        <w:t xml:space="preserve">, M.S. </w:t>
      </w:r>
      <w:proofErr w:type="spellStart"/>
      <w:r w:rsidRPr="00EC28F7">
        <w:rPr>
          <w:lang w:val="sk-SK"/>
        </w:rPr>
        <w:t>Visser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Conversion</w:t>
      </w:r>
      <w:proofErr w:type="spellEnd"/>
      <w:r w:rsidRPr="00EC28F7">
        <w:rPr>
          <w:lang w:val="sk-SK"/>
        </w:rPr>
        <w:t xml:space="preserve"> of </w:t>
      </w:r>
      <w:proofErr w:type="spellStart"/>
      <w:r w:rsidRPr="00EC28F7">
        <w:rPr>
          <w:lang w:val="sk-SK"/>
        </w:rPr>
        <w:t>methanol</w:t>
      </w:r>
      <w:proofErr w:type="spellEnd"/>
      <w:r w:rsidRPr="00EC28F7">
        <w:rPr>
          <w:lang w:val="sk-SK"/>
        </w:rPr>
        <w:t xml:space="preserve"> and </w:t>
      </w:r>
      <w:proofErr w:type="spellStart"/>
      <w:r w:rsidRPr="00EC28F7">
        <w:rPr>
          <w:lang w:val="sk-SK"/>
        </w:rPr>
        <w:t>isobutanol</w:t>
      </w:r>
      <w:proofErr w:type="spellEnd"/>
      <w:r w:rsidRPr="00EC28F7">
        <w:rPr>
          <w:lang w:val="sk-SK"/>
        </w:rPr>
        <w:t xml:space="preserve"> to MTBE, </w:t>
      </w:r>
      <w:proofErr w:type="spellStart"/>
      <w:r w:rsidRPr="00EC28F7">
        <w:rPr>
          <w:lang w:val="sk-SK"/>
        </w:rPr>
        <w:t>Applied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Catalysis</w:t>
      </w:r>
      <w:proofErr w:type="spellEnd"/>
      <w:r w:rsidRPr="00EC28F7">
        <w:rPr>
          <w:lang w:val="sk-SK"/>
        </w:rPr>
        <w:t xml:space="preserve"> A: General, </w:t>
      </w:r>
      <w:proofErr w:type="spellStart"/>
      <w:r w:rsidRPr="00EC28F7">
        <w:rPr>
          <w:lang w:val="sk-SK"/>
        </w:rPr>
        <w:t>Volume</w:t>
      </w:r>
      <w:proofErr w:type="spellEnd"/>
      <w:r w:rsidRPr="00EC28F7">
        <w:rPr>
          <w:lang w:val="sk-SK"/>
        </w:rPr>
        <w:t xml:space="preserve"> 103, </w:t>
      </w:r>
      <w:proofErr w:type="spellStart"/>
      <w:r w:rsidRPr="00EC28F7">
        <w:rPr>
          <w:lang w:val="sk-SK"/>
        </w:rPr>
        <w:t>Issue</w:t>
      </w:r>
      <w:proofErr w:type="spellEnd"/>
      <w:r w:rsidRPr="00EC28F7">
        <w:rPr>
          <w:lang w:val="sk-SK"/>
        </w:rPr>
        <w:t xml:space="preserve"> 2, 1993, </w:t>
      </w:r>
      <w:proofErr w:type="spellStart"/>
      <w:r w:rsidRPr="00EC28F7">
        <w:rPr>
          <w:lang w:val="sk-SK"/>
        </w:rPr>
        <w:t>Pages</w:t>
      </w:r>
      <w:proofErr w:type="spellEnd"/>
      <w:r w:rsidRPr="00EC28F7">
        <w:rPr>
          <w:lang w:val="sk-SK"/>
        </w:rPr>
        <w:t xml:space="preserve"> 223-232, ISSN 0926-860X</w:t>
      </w:r>
    </w:p>
    <w:p w14:paraId="5330A613" w14:textId="77777777" w:rsidR="00CB1B58" w:rsidRPr="00EC28F7" w:rsidRDefault="00CB1B58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J. </w:t>
      </w:r>
      <w:proofErr w:type="spellStart"/>
      <w:r w:rsidRPr="00EC28F7">
        <w:rPr>
          <w:lang w:val="sk-SK" w:eastAsia="sk-SK"/>
        </w:rPr>
        <w:t>Dočanský</w:t>
      </w:r>
      <w:proofErr w:type="spellEnd"/>
      <w:r w:rsidRPr="00EC28F7">
        <w:rPr>
          <w:lang w:val="sk-SK" w:eastAsia="sk-SK"/>
        </w:rPr>
        <w:t xml:space="preserve">, J. </w:t>
      </w:r>
      <w:proofErr w:type="spellStart"/>
      <w:r w:rsidRPr="00EC28F7">
        <w:rPr>
          <w:lang w:val="sk-SK" w:eastAsia="sk-SK"/>
        </w:rPr>
        <w:t>Longauer</w:t>
      </w:r>
      <w:proofErr w:type="spellEnd"/>
      <w:r w:rsidRPr="00EC28F7">
        <w:rPr>
          <w:lang w:val="sk-SK" w:eastAsia="sk-SK"/>
        </w:rPr>
        <w:t>, Chemické inžinierstvo II. Bratislava, Malé Centrum, 2000,ISBN: 80</w:t>
      </w:r>
      <w:r w:rsidR="00000124" w:rsidRPr="00EC28F7">
        <w:rPr>
          <w:lang w:val="sk-SK" w:eastAsia="sk-SK"/>
        </w:rPr>
        <w:t>-</w:t>
      </w:r>
      <w:r w:rsidRPr="00EC28F7">
        <w:rPr>
          <w:lang w:val="sk-SK" w:eastAsia="sk-SK"/>
        </w:rPr>
        <w:t>967064</w:t>
      </w:r>
      <w:r w:rsidR="00000124" w:rsidRPr="00EC28F7">
        <w:rPr>
          <w:lang w:val="sk-SK" w:eastAsia="sk-SK"/>
        </w:rPr>
        <w:t>-</w:t>
      </w:r>
      <w:r w:rsidRPr="00EC28F7">
        <w:rPr>
          <w:lang w:val="sk-SK" w:eastAsia="sk-SK"/>
        </w:rPr>
        <w:t>8</w:t>
      </w:r>
      <w:r w:rsidR="00000124" w:rsidRPr="00EC28F7">
        <w:rPr>
          <w:lang w:val="sk-SK" w:eastAsia="sk-SK"/>
        </w:rPr>
        <w:t>-</w:t>
      </w:r>
      <w:r w:rsidRPr="00EC28F7">
        <w:rPr>
          <w:lang w:val="sk-SK" w:eastAsia="sk-SK"/>
        </w:rPr>
        <w:t>9.</w:t>
      </w:r>
    </w:p>
    <w:p w14:paraId="0C5FFFFF" w14:textId="77777777" w:rsidR="003662F5" w:rsidRPr="00EC28F7" w:rsidRDefault="003662F5" w:rsidP="00541D03">
      <w:pPr>
        <w:pStyle w:val="Odsekzoznamu"/>
        <w:rPr>
          <w:rFonts w:eastAsia="Times New Roman"/>
          <w:lang w:val="sk-SK" w:eastAsia="sk-SK"/>
        </w:rPr>
      </w:pPr>
      <w:proofErr w:type="spellStart"/>
      <w:r w:rsidRPr="00EC28F7">
        <w:rPr>
          <w:lang w:val="sk-SK"/>
        </w:rPr>
        <w:t>Humbul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Suleman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Abdulhalim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Shah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Maulud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Syed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Nasir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Shah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Zakaria</w:t>
      </w:r>
      <w:proofErr w:type="spellEnd"/>
      <w:r w:rsidRPr="00EC28F7">
        <w:rPr>
          <w:lang w:val="sk-SK"/>
        </w:rPr>
        <w:t xml:space="preserve"> Man, </w:t>
      </w:r>
      <w:proofErr w:type="spellStart"/>
      <w:r w:rsidRPr="00EC28F7">
        <w:rPr>
          <w:lang w:val="sk-SK"/>
        </w:rPr>
        <w:t>Muhammad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Ibrahim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Abdul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Mutalib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Thermodynamic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modelling</w:t>
      </w:r>
      <w:proofErr w:type="spellEnd"/>
      <w:r w:rsidRPr="00EC28F7">
        <w:rPr>
          <w:lang w:val="sk-SK"/>
        </w:rPr>
        <w:t xml:space="preserve"> of </w:t>
      </w:r>
      <w:proofErr w:type="spellStart"/>
      <w:r w:rsidRPr="00EC28F7">
        <w:rPr>
          <w:lang w:val="sk-SK"/>
        </w:rPr>
        <w:t>liquid-liquid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extraction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systems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involving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ionic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liquids</w:t>
      </w:r>
      <w:proofErr w:type="spellEnd"/>
      <w:r w:rsidRPr="00EC28F7">
        <w:rPr>
          <w:lang w:val="sk-SK"/>
        </w:rPr>
        <w:t xml:space="preserve">: A new </w:t>
      </w:r>
      <w:proofErr w:type="spellStart"/>
      <w:r w:rsidRPr="00EC28F7">
        <w:rPr>
          <w:lang w:val="sk-SK"/>
        </w:rPr>
        <w:t>approach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Journal</w:t>
      </w:r>
      <w:proofErr w:type="spellEnd"/>
      <w:r w:rsidRPr="00EC28F7">
        <w:rPr>
          <w:lang w:val="sk-SK"/>
        </w:rPr>
        <w:t xml:space="preserve"> of </w:t>
      </w:r>
      <w:proofErr w:type="spellStart"/>
      <w:r w:rsidRPr="00EC28F7">
        <w:rPr>
          <w:lang w:val="sk-SK"/>
        </w:rPr>
        <w:t>Molecular</w:t>
      </w:r>
      <w:proofErr w:type="spellEnd"/>
      <w:r w:rsidRPr="00EC28F7">
        <w:rPr>
          <w:lang w:val="sk-SK"/>
        </w:rPr>
        <w:t xml:space="preserve"> </w:t>
      </w:r>
      <w:proofErr w:type="spellStart"/>
      <w:r w:rsidRPr="00EC28F7">
        <w:rPr>
          <w:lang w:val="sk-SK"/>
        </w:rPr>
        <w:t>Liquids</w:t>
      </w:r>
      <w:proofErr w:type="spellEnd"/>
      <w:r w:rsidRPr="00EC28F7">
        <w:rPr>
          <w:lang w:val="sk-SK"/>
        </w:rPr>
        <w:t xml:space="preserve">, </w:t>
      </w:r>
      <w:proofErr w:type="spellStart"/>
      <w:r w:rsidRPr="00EC28F7">
        <w:rPr>
          <w:lang w:val="sk-SK"/>
        </w:rPr>
        <w:t>Volume</w:t>
      </w:r>
      <w:proofErr w:type="spellEnd"/>
      <w:r w:rsidRPr="00EC28F7">
        <w:rPr>
          <w:lang w:val="sk-SK"/>
        </w:rPr>
        <w:t xml:space="preserve"> 252, 2018, </w:t>
      </w:r>
      <w:proofErr w:type="spellStart"/>
      <w:r w:rsidRPr="00EC28F7">
        <w:rPr>
          <w:lang w:val="sk-SK"/>
        </w:rPr>
        <w:t>Pages</w:t>
      </w:r>
      <w:proofErr w:type="spellEnd"/>
      <w:r w:rsidRPr="00EC28F7">
        <w:rPr>
          <w:lang w:val="sk-SK"/>
        </w:rPr>
        <w:t xml:space="preserve"> 18-23, ISSN 0167-7322,</w:t>
      </w:r>
    </w:p>
    <w:p w14:paraId="59EC8BFD" w14:textId="77777777" w:rsidR="00A12865" w:rsidRPr="00EC28F7" w:rsidRDefault="00A12865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>J. Kováč, Organická Chémia 1.,  Alfa, 1992, ISBN: 80-05-00766-3.</w:t>
      </w:r>
    </w:p>
    <w:p w14:paraId="62C34525" w14:textId="77777777" w:rsidR="0013026D" w:rsidRPr="00EC28F7" w:rsidRDefault="0013026D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Tert</w:t>
      </w:r>
      <w:proofErr w:type="spellEnd"/>
      <w:r w:rsidRPr="00EC28F7">
        <w:rPr>
          <w:lang w:val="sk-SK" w:eastAsia="sk-SK"/>
        </w:rPr>
        <w:t xml:space="preserve">-Butyl </w:t>
      </w:r>
      <w:proofErr w:type="spellStart"/>
      <w:r w:rsidRPr="00EC28F7">
        <w:rPr>
          <w:lang w:val="sk-SK" w:eastAsia="sk-SK"/>
        </w:rPr>
        <w:t>methyl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ether</w:t>
      </w:r>
      <w:proofErr w:type="spellEnd"/>
      <w:r w:rsidR="00CE4A27" w:rsidRPr="00EC28F7">
        <w:rPr>
          <w:lang w:val="sk-SK" w:eastAsia="sk-SK"/>
        </w:rPr>
        <w:t xml:space="preserve">, </w:t>
      </w:r>
      <w:proofErr w:type="spellStart"/>
      <w:r w:rsidR="00CE4A27" w:rsidRPr="00EC28F7">
        <w:rPr>
          <w:lang w:val="sk-SK" w:eastAsia="sk-SK"/>
        </w:rPr>
        <w:t>Chemical</w:t>
      </w:r>
      <w:proofErr w:type="spellEnd"/>
      <w:r w:rsidR="00CE4A27" w:rsidRPr="00EC28F7">
        <w:rPr>
          <w:lang w:val="sk-SK" w:eastAsia="sk-SK"/>
        </w:rPr>
        <w:t xml:space="preserve"> </w:t>
      </w:r>
      <w:proofErr w:type="spellStart"/>
      <w:r w:rsidR="00CE4A27" w:rsidRPr="00EC28F7">
        <w:rPr>
          <w:lang w:val="sk-SK" w:eastAsia="sk-SK"/>
        </w:rPr>
        <w:t>Book</w:t>
      </w:r>
      <w:proofErr w:type="spellEnd"/>
      <w:r w:rsidR="00CE4A27" w:rsidRPr="00EC28F7">
        <w:rPr>
          <w:lang w:val="sk-SK" w:eastAsia="sk-SK"/>
        </w:rPr>
        <w:t>, [online], [10.4</w:t>
      </w:r>
      <w:r w:rsidRPr="00EC28F7">
        <w:rPr>
          <w:lang w:val="sk-SK" w:eastAsia="sk-SK"/>
        </w:rPr>
        <w:t>.2025]</w:t>
      </w:r>
    </w:p>
    <w:p w14:paraId="78408D48" w14:textId="77777777" w:rsidR="0013026D" w:rsidRPr="00EC28F7" w:rsidRDefault="0013026D" w:rsidP="00541D03">
      <w:pPr>
        <w:pStyle w:val="Odsekzoznamu"/>
        <w:numPr>
          <w:ilvl w:val="0"/>
          <w:numId w:val="0"/>
        </w:numPr>
        <w:ind w:left="720"/>
        <w:rPr>
          <w:rFonts w:eastAsia="Times New Roman"/>
          <w:lang w:val="sk-SK" w:eastAsia="sk-SK"/>
        </w:rPr>
      </w:pPr>
      <w:hyperlink r:id="rId11" w:history="1">
        <w:r w:rsidRPr="00EC28F7">
          <w:rPr>
            <w:rStyle w:val="Hypertextovprepojenie"/>
            <w:rFonts w:eastAsia="Times New Roman"/>
            <w:lang w:val="sk-SK" w:eastAsia="sk-SK"/>
          </w:rPr>
          <w:t>https://www.chemicalbook.com/ChemicalProductProperty_EN_CB2853178.htm</w:t>
        </w:r>
      </w:hyperlink>
    </w:p>
    <w:p w14:paraId="5F78F220" w14:textId="77777777" w:rsidR="0013026D" w:rsidRPr="00EC28F7" w:rsidRDefault="0013026D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METHYL TERT-BUTYL ETHER, CAMEO </w:t>
      </w:r>
      <w:proofErr w:type="spellStart"/>
      <w:r w:rsidRPr="00EC28F7">
        <w:rPr>
          <w:lang w:val="sk-SK" w:eastAsia="sk-SK"/>
        </w:rPr>
        <w:t>Chemicals</w:t>
      </w:r>
      <w:proofErr w:type="spellEnd"/>
      <w:r w:rsidRPr="00EC28F7">
        <w:rPr>
          <w:lang w:val="sk-SK" w:eastAsia="sk-SK"/>
        </w:rPr>
        <w:t>, [online], [</w:t>
      </w:r>
      <w:r w:rsidR="00CE4A27" w:rsidRPr="00EC28F7">
        <w:rPr>
          <w:lang w:val="sk-SK" w:eastAsia="sk-SK"/>
        </w:rPr>
        <w:t>10.4.2025</w:t>
      </w:r>
    </w:p>
    <w:p w14:paraId="3DED8FEA" w14:textId="77777777" w:rsidR="0013026D" w:rsidRPr="00EC28F7" w:rsidRDefault="000F4CB4" w:rsidP="00541D03">
      <w:pPr>
        <w:pStyle w:val="Odsekzoznamu"/>
        <w:numPr>
          <w:ilvl w:val="0"/>
          <w:numId w:val="0"/>
        </w:numPr>
        <w:ind w:left="720"/>
        <w:rPr>
          <w:rFonts w:eastAsia="Times New Roman"/>
          <w:lang w:val="sk-SK" w:eastAsia="sk-SK"/>
        </w:rPr>
      </w:pPr>
      <w:hyperlink r:id="rId12" w:history="1">
        <w:r w:rsidRPr="00EC28F7">
          <w:rPr>
            <w:rStyle w:val="Hypertextovprepojenie"/>
            <w:rFonts w:eastAsia="Times New Roman"/>
            <w:lang w:val="sk-SK" w:eastAsia="sk-SK"/>
          </w:rPr>
          <w:t>https://cameochemicals.noaa.gov/chemical/7091</w:t>
        </w:r>
      </w:hyperlink>
    </w:p>
    <w:p w14:paraId="5DB6D920" w14:textId="77777777" w:rsidR="000F4CB4" w:rsidRPr="00EC28F7" w:rsidRDefault="00282E48" w:rsidP="00541D03">
      <w:pPr>
        <w:pStyle w:val="Odsekzoznamu"/>
        <w:numPr>
          <w:ilvl w:val="0"/>
          <w:numId w:val="0"/>
        </w:numPr>
        <w:ind w:left="720"/>
        <w:rPr>
          <w:rFonts w:eastAsia="Times New Roman"/>
          <w:lang w:val="sk-SK" w:eastAsia="sk-SK"/>
        </w:rPr>
      </w:pPr>
      <w:hyperlink r:id="rId13" w:anchor="section=Solubility" w:history="1">
        <w:r w:rsidRPr="00EC28F7">
          <w:rPr>
            <w:rStyle w:val="Hypertextovprepojenie"/>
            <w:rFonts w:eastAsia="Times New Roman"/>
            <w:lang w:val="sk-SK" w:eastAsia="sk-SK"/>
          </w:rPr>
          <w:t>https://pubchem.ncbi.nlm.nih.gov/compound/MTBE#section=Solubility</w:t>
        </w:r>
      </w:hyperlink>
    </w:p>
    <w:p w14:paraId="4AB487A7" w14:textId="77777777" w:rsidR="00282E48" w:rsidRPr="00EC28F7" w:rsidRDefault="00282E48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J. </w:t>
      </w:r>
      <w:proofErr w:type="spellStart"/>
      <w:r w:rsidRPr="00EC28F7">
        <w:rPr>
          <w:lang w:val="sk-SK" w:eastAsia="sk-SK"/>
        </w:rPr>
        <w:t>McMurry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Organicka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chemia</w:t>
      </w:r>
      <w:proofErr w:type="spellEnd"/>
      <w:r w:rsidRPr="00EC28F7">
        <w:rPr>
          <w:lang w:val="sk-SK" w:eastAsia="sk-SK"/>
        </w:rPr>
        <w:t xml:space="preserve">, 6 vydanie { </w:t>
      </w:r>
      <w:proofErr w:type="spellStart"/>
      <w:r w:rsidRPr="00EC28F7">
        <w:rPr>
          <w:lang w:val="sk-SK" w:eastAsia="sk-SK"/>
        </w:rPr>
        <w:t>opytat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citacia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originalu</w:t>
      </w:r>
      <w:proofErr w:type="spellEnd"/>
      <w:r w:rsidRPr="00EC28F7">
        <w:rPr>
          <w:lang w:val="sk-SK" w:eastAsia="sk-SK"/>
        </w:rPr>
        <w:t xml:space="preserve"> alebo prekladu v Prahe}</w:t>
      </w:r>
    </w:p>
    <w:p w14:paraId="0AC4E225" w14:textId="77777777" w:rsidR="00AC4E6B" w:rsidRPr="00EC28F7" w:rsidRDefault="00AC4E6B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Fiedler</w:t>
      </w:r>
      <w:proofErr w:type="spellEnd"/>
      <w:r w:rsidRPr="00EC28F7">
        <w:rPr>
          <w:lang w:val="sk-SK" w:eastAsia="sk-SK"/>
        </w:rPr>
        <w:t xml:space="preserve">, E.; </w:t>
      </w:r>
      <w:proofErr w:type="spellStart"/>
      <w:r w:rsidRPr="00EC28F7">
        <w:rPr>
          <w:lang w:val="sk-SK" w:eastAsia="sk-SK"/>
        </w:rPr>
        <w:t>Grossmann</w:t>
      </w:r>
      <w:proofErr w:type="spellEnd"/>
      <w:r w:rsidRPr="00EC28F7">
        <w:rPr>
          <w:lang w:val="sk-SK" w:eastAsia="sk-SK"/>
        </w:rPr>
        <w:t xml:space="preserve">, G.; </w:t>
      </w:r>
      <w:proofErr w:type="spellStart"/>
      <w:r w:rsidRPr="00EC28F7">
        <w:rPr>
          <w:lang w:val="sk-SK" w:eastAsia="sk-SK"/>
        </w:rPr>
        <w:t>Burkhard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Kersebohm</w:t>
      </w:r>
      <w:proofErr w:type="spellEnd"/>
      <w:r w:rsidRPr="00EC28F7">
        <w:rPr>
          <w:lang w:val="sk-SK" w:eastAsia="sk-SK"/>
        </w:rPr>
        <w:t xml:space="preserve">, D.; Weiss, G.; </w:t>
      </w:r>
      <w:proofErr w:type="spellStart"/>
      <w:r w:rsidRPr="00EC28F7">
        <w:rPr>
          <w:lang w:val="sk-SK" w:eastAsia="sk-SK"/>
        </w:rPr>
        <w:t>Witte</w:t>
      </w:r>
      <w:proofErr w:type="spellEnd"/>
      <w:r w:rsidRPr="00EC28F7">
        <w:rPr>
          <w:lang w:val="sk-SK" w:eastAsia="sk-SK"/>
        </w:rPr>
        <w:t>, C. (2005). "</w:t>
      </w:r>
      <w:proofErr w:type="spellStart"/>
      <w:r w:rsidRPr="00EC28F7">
        <w:rPr>
          <w:lang w:val="sk-SK" w:eastAsia="sk-SK"/>
        </w:rPr>
        <w:t>Methanol</w:t>
      </w:r>
      <w:proofErr w:type="spellEnd"/>
      <w:r w:rsidRPr="00EC28F7">
        <w:rPr>
          <w:lang w:val="sk-SK" w:eastAsia="sk-SK"/>
        </w:rPr>
        <w:t xml:space="preserve">". </w:t>
      </w:r>
      <w:proofErr w:type="spellStart"/>
      <w:r w:rsidRPr="00EC28F7">
        <w:rPr>
          <w:lang w:val="sk-SK" w:eastAsia="sk-SK"/>
        </w:rPr>
        <w:t>Ullmann's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Encyclopedia</w:t>
      </w:r>
      <w:proofErr w:type="spellEnd"/>
      <w:r w:rsidRPr="00EC28F7">
        <w:rPr>
          <w:lang w:val="sk-SK" w:eastAsia="sk-SK"/>
        </w:rPr>
        <w:t xml:space="preserve"> of Industrial </w:t>
      </w:r>
      <w:proofErr w:type="spellStart"/>
      <w:r w:rsidRPr="00EC28F7">
        <w:rPr>
          <w:lang w:val="sk-SK" w:eastAsia="sk-SK"/>
        </w:rPr>
        <w:t>Chemistry</w:t>
      </w:r>
      <w:proofErr w:type="spellEnd"/>
      <w:r w:rsidRPr="00EC28F7">
        <w:rPr>
          <w:lang w:val="sk-SK" w:eastAsia="sk-SK"/>
        </w:rPr>
        <w:t xml:space="preserve">. </w:t>
      </w:r>
      <w:proofErr w:type="spellStart"/>
      <w:r w:rsidRPr="00EC28F7">
        <w:rPr>
          <w:lang w:val="sk-SK" w:eastAsia="sk-SK"/>
        </w:rPr>
        <w:t>Weinheim</w:t>
      </w:r>
      <w:proofErr w:type="spellEnd"/>
      <w:r w:rsidRPr="00EC28F7">
        <w:rPr>
          <w:lang w:val="sk-SK" w:eastAsia="sk-SK"/>
        </w:rPr>
        <w:t xml:space="preserve">: </w:t>
      </w:r>
      <w:proofErr w:type="spellStart"/>
      <w:r w:rsidRPr="00EC28F7">
        <w:rPr>
          <w:lang w:val="sk-SK" w:eastAsia="sk-SK"/>
        </w:rPr>
        <w:t>Wiley</w:t>
      </w:r>
      <w:proofErr w:type="spellEnd"/>
      <w:r w:rsidRPr="00EC28F7">
        <w:rPr>
          <w:lang w:val="sk-SK" w:eastAsia="sk-SK"/>
        </w:rPr>
        <w:t>-VCH. doi:10.1002/14356007.a16_465. ISBN 978-3-527-30673-2.</w:t>
      </w:r>
    </w:p>
    <w:p w14:paraId="3E245C11" w14:textId="77777777" w:rsidR="000A7770" w:rsidRPr="00EC28F7" w:rsidRDefault="000A7770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Suhas</w:t>
      </w:r>
      <w:proofErr w:type="spellEnd"/>
      <w:r w:rsidRPr="00EC28F7">
        <w:rPr>
          <w:lang w:val="sk-SK" w:eastAsia="sk-SK"/>
        </w:rPr>
        <w:t xml:space="preserve"> G. </w:t>
      </w:r>
      <w:proofErr w:type="spellStart"/>
      <w:r w:rsidRPr="00EC28F7">
        <w:rPr>
          <w:lang w:val="sk-SK" w:eastAsia="sk-SK"/>
        </w:rPr>
        <w:t>Jadhav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Prakash</w:t>
      </w:r>
      <w:proofErr w:type="spellEnd"/>
      <w:r w:rsidRPr="00EC28F7">
        <w:rPr>
          <w:lang w:val="sk-SK" w:eastAsia="sk-SK"/>
        </w:rPr>
        <w:t xml:space="preserve"> D. </w:t>
      </w:r>
      <w:proofErr w:type="spellStart"/>
      <w:r w:rsidRPr="00EC28F7">
        <w:rPr>
          <w:lang w:val="sk-SK" w:eastAsia="sk-SK"/>
        </w:rPr>
        <w:t>Vaidya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Bhalchandra</w:t>
      </w:r>
      <w:proofErr w:type="spellEnd"/>
      <w:r w:rsidRPr="00EC28F7">
        <w:rPr>
          <w:lang w:val="sk-SK" w:eastAsia="sk-SK"/>
        </w:rPr>
        <w:t xml:space="preserve"> M. </w:t>
      </w:r>
      <w:proofErr w:type="spellStart"/>
      <w:r w:rsidRPr="00EC28F7">
        <w:rPr>
          <w:lang w:val="sk-SK" w:eastAsia="sk-SK"/>
        </w:rPr>
        <w:t>Bhanage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Jyeshtharaj</w:t>
      </w:r>
      <w:proofErr w:type="spellEnd"/>
      <w:r w:rsidRPr="00EC28F7">
        <w:rPr>
          <w:lang w:val="sk-SK" w:eastAsia="sk-SK"/>
        </w:rPr>
        <w:t xml:space="preserve"> B. </w:t>
      </w:r>
      <w:proofErr w:type="spellStart"/>
      <w:r w:rsidRPr="00EC28F7">
        <w:rPr>
          <w:lang w:val="sk-SK" w:eastAsia="sk-SK"/>
        </w:rPr>
        <w:t>Joshi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Catalytic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carbon</w:t>
      </w:r>
      <w:proofErr w:type="spellEnd"/>
      <w:r w:rsidRPr="00EC28F7">
        <w:rPr>
          <w:lang w:val="sk-SK" w:eastAsia="sk-SK"/>
        </w:rPr>
        <w:t xml:space="preserve"> dioxide </w:t>
      </w:r>
      <w:proofErr w:type="spellStart"/>
      <w:r w:rsidRPr="00EC28F7">
        <w:rPr>
          <w:lang w:val="sk-SK" w:eastAsia="sk-SK"/>
        </w:rPr>
        <w:t>hydrogenation</w:t>
      </w:r>
      <w:proofErr w:type="spellEnd"/>
      <w:r w:rsidRPr="00EC28F7">
        <w:rPr>
          <w:lang w:val="sk-SK" w:eastAsia="sk-SK"/>
        </w:rPr>
        <w:t xml:space="preserve"> to </w:t>
      </w:r>
      <w:proofErr w:type="spellStart"/>
      <w:r w:rsidRPr="00EC28F7">
        <w:rPr>
          <w:lang w:val="sk-SK" w:eastAsia="sk-SK"/>
        </w:rPr>
        <w:t>methanol</w:t>
      </w:r>
      <w:proofErr w:type="spellEnd"/>
      <w:r w:rsidRPr="00EC28F7">
        <w:rPr>
          <w:lang w:val="sk-SK" w:eastAsia="sk-SK"/>
        </w:rPr>
        <w:t xml:space="preserve">: A </w:t>
      </w:r>
      <w:proofErr w:type="spellStart"/>
      <w:r w:rsidRPr="00EC28F7">
        <w:rPr>
          <w:lang w:val="sk-SK" w:eastAsia="sk-SK"/>
        </w:rPr>
        <w:t>review</w:t>
      </w:r>
      <w:proofErr w:type="spellEnd"/>
      <w:r w:rsidRPr="00EC28F7">
        <w:rPr>
          <w:lang w:val="sk-SK" w:eastAsia="sk-SK"/>
        </w:rPr>
        <w:t xml:space="preserve"> of </w:t>
      </w:r>
      <w:proofErr w:type="spellStart"/>
      <w:r w:rsidRPr="00EC28F7">
        <w:rPr>
          <w:lang w:val="sk-SK" w:eastAsia="sk-SK"/>
        </w:rPr>
        <w:t>recent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studies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Chemical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Engineering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Research</w:t>
      </w:r>
      <w:proofErr w:type="spellEnd"/>
      <w:r w:rsidRPr="00EC28F7">
        <w:rPr>
          <w:lang w:val="sk-SK" w:eastAsia="sk-SK"/>
        </w:rPr>
        <w:t xml:space="preserve"> and Design, </w:t>
      </w:r>
      <w:proofErr w:type="spellStart"/>
      <w:r w:rsidRPr="00EC28F7">
        <w:rPr>
          <w:lang w:val="sk-SK" w:eastAsia="sk-SK"/>
        </w:rPr>
        <w:t>Volume</w:t>
      </w:r>
      <w:proofErr w:type="spellEnd"/>
      <w:r w:rsidRPr="00EC28F7">
        <w:rPr>
          <w:lang w:val="sk-SK" w:eastAsia="sk-SK"/>
        </w:rPr>
        <w:t xml:space="preserve"> 92, </w:t>
      </w:r>
      <w:proofErr w:type="spellStart"/>
      <w:r w:rsidRPr="00EC28F7">
        <w:rPr>
          <w:lang w:val="sk-SK" w:eastAsia="sk-SK"/>
        </w:rPr>
        <w:t>Issue</w:t>
      </w:r>
      <w:proofErr w:type="spellEnd"/>
      <w:r w:rsidRPr="00EC28F7">
        <w:rPr>
          <w:lang w:val="sk-SK" w:eastAsia="sk-SK"/>
        </w:rPr>
        <w:t xml:space="preserve"> 11, 2014, </w:t>
      </w:r>
      <w:proofErr w:type="spellStart"/>
      <w:r w:rsidRPr="00EC28F7">
        <w:rPr>
          <w:lang w:val="sk-SK" w:eastAsia="sk-SK"/>
        </w:rPr>
        <w:t>Pages</w:t>
      </w:r>
      <w:proofErr w:type="spellEnd"/>
      <w:r w:rsidRPr="00EC28F7">
        <w:rPr>
          <w:lang w:val="sk-SK" w:eastAsia="sk-SK"/>
        </w:rPr>
        <w:t xml:space="preserve"> 2557-2567, ISSN 0263-8762,</w:t>
      </w:r>
    </w:p>
    <w:p w14:paraId="13ECBB9D" w14:textId="77777777" w:rsidR="00090E18" w:rsidRPr="00EC28F7" w:rsidRDefault="00090E18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S. </w:t>
      </w:r>
      <w:proofErr w:type="spellStart"/>
      <w:r w:rsidRPr="00EC28F7">
        <w:rPr>
          <w:lang w:val="sk-SK" w:eastAsia="sk-SK"/>
        </w:rPr>
        <w:t>Bafrncová</w:t>
      </w:r>
      <w:proofErr w:type="spellEnd"/>
      <w:r w:rsidRPr="00EC28F7">
        <w:rPr>
          <w:lang w:val="sk-SK" w:eastAsia="sk-SK"/>
        </w:rPr>
        <w:t xml:space="preserve">, M. Šefčíková, M. Vajda, </w:t>
      </w:r>
      <w:proofErr w:type="spellStart"/>
      <w:r w:rsidRPr="00EC28F7">
        <w:rPr>
          <w:lang w:val="sk-SK" w:eastAsia="sk-SK"/>
        </w:rPr>
        <w:t>Chemcké</w:t>
      </w:r>
      <w:proofErr w:type="spellEnd"/>
      <w:r w:rsidRPr="00EC28F7">
        <w:rPr>
          <w:lang w:val="sk-SK" w:eastAsia="sk-SK"/>
        </w:rPr>
        <w:t xml:space="preserve"> </w:t>
      </w:r>
      <w:r w:rsidR="000957F4" w:rsidRPr="00EC28F7">
        <w:rPr>
          <w:lang w:val="sk-SK" w:eastAsia="sk-SK"/>
        </w:rPr>
        <w:t xml:space="preserve">inžinierstvo - tabuľky a grafy. </w:t>
      </w:r>
      <w:r w:rsidRPr="00EC28F7">
        <w:rPr>
          <w:lang w:val="sk-SK" w:eastAsia="sk-SK"/>
        </w:rPr>
        <w:t>2018, Bratislava. ISBN 978-80-89597-86-4.</w:t>
      </w:r>
    </w:p>
    <w:p w14:paraId="7BE63BCA" w14:textId="77777777" w:rsidR="00C268A2" w:rsidRPr="00EC28F7" w:rsidRDefault="00C268A2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Databaze</w:t>
      </w:r>
      <w:proofErr w:type="spellEnd"/>
      <w:r w:rsidRPr="00EC28F7">
        <w:rPr>
          <w:lang w:val="sk-SK" w:eastAsia="sk-SK"/>
        </w:rPr>
        <w:t xml:space="preserve"> NIST, [online], [19.4.2025]</w:t>
      </w:r>
    </w:p>
    <w:p w14:paraId="4A90B8B5" w14:textId="77777777" w:rsidR="004A30A2" w:rsidRPr="00EC28F7" w:rsidRDefault="004A30A2" w:rsidP="00541D03">
      <w:pPr>
        <w:ind w:left="720" w:firstLine="0"/>
        <w:rPr>
          <w:lang w:val="sk-SK" w:eastAsia="sk-SK"/>
        </w:rPr>
      </w:pPr>
      <w:hyperlink r:id="rId14" w:history="1">
        <w:r w:rsidRPr="00EC28F7">
          <w:rPr>
            <w:rStyle w:val="Hypertextovprepojenie"/>
            <w:lang w:val="sk-SK" w:eastAsia="sk-SK"/>
          </w:rPr>
          <w:t>https://webbook.nist.gov/cgi/cbook.cgi?ID=1634-04-4&amp;Type=IR-SPEC&amp;Index=QUANT-IR,20</w:t>
        </w:r>
      </w:hyperlink>
    </w:p>
    <w:p w14:paraId="2D0AC934" w14:textId="77777777" w:rsidR="004A30A2" w:rsidRPr="00EC28F7" w:rsidRDefault="00000124" w:rsidP="00541D03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J. </w:t>
      </w:r>
      <w:proofErr w:type="spellStart"/>
      <w:r w:rsidRPr="00EC28F7">
        <w:rPr>
          <w:lang w:val="sk-SK" w:eastAsia="sk-SK"/>
        </w:rPr>
        <w:t>Haydary</w:t>
      </w:r>
      <w:proofErr w:type="spellEnd"/>
      <w:r w:rsidRPr="00EC28F7">
        <w:rPr>
          <w:lang w:val="sk-SK" w:eastAsia="sk-SK"/>
        </w:rPr>
        <w:t xml:space="preserve">, P. Steltenpohl, </w:t>
      </w:r>
      <w:proofErr w:type="spellStart"/>
      <w:r w:rsidRPr="00EC28F7">
        <w:rPr>
          <w:lang w:val="sk-SK" w:eastAsia="sk-SK"/>
        </w:rPr>
        <w:t>Separation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processes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Problems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solution</w:t>
      </w:r>
      <w:proofErr w:type="spellEnd"/>
      <w:r w:rsidRPr="00EC28F7">
        <w:rPr>
          <w:lang w:val="sk-SK" w:eastAsia="sk-SK"/>
        </w:rPr>
        <w:t>. Bratislava, FCHPT, STU, 2017. ISBN: 978-80-89597-55-0</w:t>
      </w:r>
    </w:p>
    <w:p w14:paraId="11D59461" w14:textId="77777777" w:rsidR="00C268A2" w:rsidRPr="00EC28F7" w:rsidRDefault="00C268A2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Mauricio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Llaver</w:t>
      </w:r>
      <w:proofErr w:type="spellEnd"/>
      <w:r w:rsidRPr="00EC28F7">
        <w:rPr>
          <w:lang w:val="sk-SK" w:eastAsia="sk-SK"/>
        </w:rPr>
        <w:t xml:space="preserve">, Gabriela </w:t>
      </w:r>
      <w:proofErr w:type="spellStart"/>
      <w:r w:rsidRPr="00EC28F7">
        <w:rPr>
          <w:lang w:val="sk-SK" w:eastAsia="sk-SK"/>
        </w:rPr>
        <w:t>Mafra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Josias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Merib</w:t>
      </w:r>
      <w:proofErr w:type="spellEnd"/>
      <w:r w:rsidRPr="00EC28F7">
        <w:rPr>
          <w:lang w:val="sk-SK" w:eastAsia="sk-SK"/>
        </w:rPr>
        <w:t xml:space="preserve">, Rafael </w:t>
      </w:r>
      <w:proofErr w:type="spellStart"/>
      <w:r w:rsidRPr="00EC28F7">
        <w:rPr>
          <w:lang w:val="sk-SK" w:eastAsia="sk-SK"/>
        </w:rPr>
        <w:t>Lucena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Rodolfo</w:t>
      </w:r>
      <w:proofErr w:type="spellEnd"/>
      <w:r w:rsidRPr="00EC28F7">
        <w:rPr>
          <w:lang w:val="sk-SK" w:eastAsia="sk-SK"/>
        </w:rPr>
        <w:t xml:space="preserve"> G. </w:t>
      </w:r>
      <w:proofErr w:type="spellStart"/>
      <w:r w:rsidRPr="00EC28F7">
        <w:rPr>
          <w:lang w:val="sk-SK" w:eastAsia="sk-SK"/>
        </w:rPr>
        <w:t>Wuilloud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Eduardo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Carasek</w:t>
      </w:r>
      <w:proofErr w:type="spellEnd"/>
      <w:r w:rsidRPr="00EC28F7">
        <w:rPr>
          <w:lang w:val="sk-SK" w:eastAsia="sk-SK"/>
        </w:rPr>
        <w:t xml:space="preserve">, 16 - </w:t>
      </w:r>
      <w:proofErr w:type="spellStart"/>
      <w:r w:rsidRPr="00EC28F7">
        <w:rPr>
          <w:lang w:val="sk-SK" w:eastAsia="sk-SK"/>
        </w:rPr>
        <w:t>Ionic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liquids</w:t>
      </w:r>
      <w:proofErr w:type="spellEnd"/>
      <w:r w:rsidRPr="00EC28F7">
        <w:rPr>
          <w:lang w:val="sk-SK" w:eastAsia="sk-SK"/>
        </w:rPr>
        <w:t xml:space="preserve">, Editor(s): Rafael </w:t>
      </w:r>
      <w:proofErr w:type="spellStart"/>
      <w:r w:rsidRPr="00EC28F7">
        <w:rPr>
          <w:lang w:val="sk-SK" w:eastAsia="sk-SK"/>
        </w:rPr>
        <w:t>Lucena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Soledad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Cárdenas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Analytical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Sample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Preparation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With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Nano</w:t>
      </w:r>
      <w:proofErr w:type="spellEnd"/>
      <w:r w:rsidRPr="00EC28F7">
        <w:rPr>
          <w:lang w:val="sk-SK" w:eastAsia="sk-SK"/>
        </w:rPr>
        <w:t xml:space="preserve">- and </w:t>
      </w:r>
      <w:proofErr w:type="spellStart"/>
      <w:r w:rsidRPr="00EC28F7">
        <w:rPr>
          <w:lang w:val="sk-SK" w:eastAsia="sk-SK"/>
        </w:rPr>
        <w:t>Other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High-Performance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Materials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Elsevier</w:t>
      </w:r>
      <w:proofErr w:type="spellEnd"/>
      <w:r w:rsidRPr="00EC28F7">
        <w:rPr>
          <w:lang w:val="sk-SK" w:eastAsia="sk-SK"/>
        </w:rPr>
        <w:t xml:space="preserve">, 2021, </w:t>
      </w:r>
      <w:proofErr w:type="spellStart"/>
      <w:r w:rsidRPr="00EC28F7">
        <w:rPr>
          <w:lang w:val="sk-SK" w:eastAsia="sk-SK"/>
        </w:rPr>
        <w:t>Pages</w:t>
      </w:r>
      <w:proofErr w:type="spellEnd"/>
      <w:r w:rsidRPr="00EC28F7">
        <w:rPr>
          <w:lang w:val="sk-SK" w:eastAsia="sk-SK"/>
        </w:rPr>
        <w:t xml:space="preserve"> 427-451, ISBN 9780128221396</w:t>
      </w:r>
    </w:p>
    <w:p w14:paraId="49AA0177" w14:textId="77777777" w:rsidR="00C268A2" w:rsidRPr="00EC28F7" w:rsidRDefault="00C268A2" w:rsidP="00541D03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15" w:history="1">
        <w:r w:rsidRPr="00EC28F7">
          <w:rPr>
            <w:rStyle w:val="Hypertextovprepojenie"/>
            <w:lang w:val="sk-SK" w:eastAsia="sk-SK"/>
          </w:rPr>
          <w:t>https://doi.org/10.1016/B978-0-12-822139-6.00012-2</w:t>
        </w:r>
      </w:hyperlink>
      <w:r w:rsidR="005D4724" w:rsidRPr="00EC28F7">
        <w:rPr>
          <w:lang w:val="sk-SK" w:eastAsia="sk-SK"/>
        </w:rPr>
        <w:t xml:space="preserve"> </w:t>
      </w:r>
      <w:proofErr w:type="spellStart"/>
      <w:r w:rsidR="005D4724" w:rsidRPr="00EC28F7">
        <w:rPr>
          <w:lang w:val="sk-SK" w:eastAsia="sk-SK"/>
        </w:rPr>
        <w:t>gjk</w:t>
      </w:r>
      <w:proofErr w:type="spellEnd"/>
    </w:p>
    <w:p w14:paraId="1A06FCDD" w14:textId="77777777" w:rsidR="005D4724" w:rsidRPr="00EC28F7" w:rsidRDefault="005D4724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Mohammed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Taghi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Zafarani-Moattar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Hemayat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Shekaari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Elnaz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Mazaher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Haji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Agha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Thermodynamic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studies</w:t>
      </w:r>
      <w:proofErr w:type="spellEnd"/>
      <w:r w:rsidRPr="00EC28F7">
        <w:rPr>
          <w:lang w:val="sk-SK" w:eastAsia="sk-SK"/>
        </w:rPr>
        <w:t xml:space="preserve"> on </w:t>
      </w:r>
      <w:proofErr w:type="spellStart"/>
      <w:r w:rsidRPr="00EC28F7">
        <w:rPr>
          <w:lang w:val="sk-SK" w:eastAsia="sk-SK"/>
        </w:rPr>
        <w:t>the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phase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equilibria</w:t>
      </w:r>
      <w:proofErr w:type="spellEnd"/>
      <w:r w:rsidRPr="00EC28F7">
        <w:rPr>
          <w:lang w:val="sk-SK" w:eastAsia="sk-SK"/>
        </w:rPr>
        <w:t xml:space="preserve"> of </w:t>
      </w:r>
      <w:proofErr w:type="spellStart"/>
      <w:r w:rsidRPr="00EC28F7">
        <w:rPr>
          <w:lang w:val="sk-SK" w:eastAsia="sk-SK"/>
        </w:rPr>
        <w:t>ternary</w:t>
      </w:r>
      <w:proofErr w:type="spellEnd"/>
      <w:r w:rsidRPr="00EC28F7">
        <w:rPr>
          <w:lang w:val="sk-SK" w:eastAsia="sk-SK"/>
        </w:rPr>
        <w:t xml:space="preserve"> {</w:t>
      </w:r>
      <w:proofErr w:type="spellStart"/>
      <w:r w:rsidRPr="00EC28F7">
        <w:rPr>
          <w:lang w:val="sk-SK" w:eastAsia="sk-SK"/>
        </w:rPr>
        <w:t>ionic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liquid</w:t>
      </w:r>
      <w:proofErr w:type="spellEnd"/>
      <w:r w:rsidRPr="00EC28F7">
        <w:rPr>
          <w:lang w:val="sk-SK" w:eastAsia="sk-SK"/>
        </w:rPr>
        <w:t xml:space="preserve">, 1-hexyl-3-methyl </w:t>
      </w:r>
      <w:proofErr w:type="spellStart"/>
      <w:r w:rsidRPr="00EC28F7">
        <w:rPr>
          <w:lang w:val="sk-SK" w:eastAsia="sk-SK"/>
        </w:rPr>
        <w:t>imidazolium</w:t>
      </w:r>
      <w:proofErr w:type="spellEnd"/>
      <w:r w:rsidRPr="00EC28F7">
        <w:rPr>
          <w:lang w:val="sk-SK" w:eastAsia="sk-SK"/>
        </w:rPr>
        <w:t xml:space="preserve"> chloride + D-</w:t>
      </w:r>
      <w:proofErr w:type="spellStart"/>
      <w:r w:rsidRPr="00EC28F7">
        <w:rPr>
          <w:lang w:val="sk-SK" w:eastAsia="sk-SK"/>
        </w:rPr>
        <w:t>fructose</w:t>
      </w:r>
      <w:proofErr w:type="spellEnd"/>
      <w:r w:rsidRPr="00EC28F7">
        <w:rPr>
          <w:lang w:val="sk-SK" w:eastAsia="sk-SK"/>
        </w:rPr>
        <w:t xml:space="preserve"> or </w:t>
      </w:r>
      <w:proofErr w:type="spellStart"/>
      <w:r w:rsidRPr="00EC28F7">
        <w:rPr>
          <w:lang w:val="sk-SK" w:eastAsia="sk-SK"/>
        </w:rPr>
        <w:t>sucrose</w:t>
      </w:r>
      <w:proofErr w:type="spellEnd"/>
      <w:r w:rsidRPr="00EC28F7">
        <w:rPr>
          <w:lang w:val="sk-SK" w:eastAsia="sk-SK"/>
        </w:rPr>
        <w:t> + </w:t>
      </w:r>
      <w:proofErr w:type="spellStart"/>
      <w:r w:rsidRPr="00EC28F7">
        <w:rPr>
          <w:lang w:val="sk-SK" w:eastAsia="sk-SK"/>
        </w:rPr>
        <w:t>water</w:t>
      </w:r>
      <w:proofErr w:type="spellEnd"/>
      <w:r w:rsidRPr="00EC28F7">
        <w:rPr>
          <w:lang w:val="sk-SK" w:eastAsia="sk-SK"/>
        </w:rPr>
        <w:t xml:space="preserve">} </w:t>
      </w:r>
      <w:proofErr w:type="spellStart"/>
      <w:r w:rsidRPr="00EC28F7">
        <w:rPr>
          <w:lang w:val="sk-SK" w:eastAsia="sk-SK"/>
        </w:rPr>
        <w:t>systems</w:t>
      </w:r>
      <w:proofErr w:type="spellEnd"/>
      <w:r w:rsidRPr="00EC28F7">
        <w:rPr>
          <w:lang w:val="sk-SK" w:eastAsia="sk-SK"/>
        </w:rPr>
        <w:t xml:space="preserve"> at 298.15 K, Fluid </w:t>
      </w:r>
      <w:proofErr w:type="spellStart"/>
      <w:r w:rsidRPr="00EC28F7">
        <w:rPr>
          <w:lang w:val="sk-SK" w:eastAsia="sk-SK"/>
        </w:rPr>
        <w:t>Phase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Equilibria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Volume</w:t>
      </w:r>
      <w:proofErr w:type="spellEnd"/>
      <w:r w:rsidRPr="00EC28F7">
        <w:rPr>
          <w:lang w:val="sk-SK" w:eastAsia="sk-SK"/>
        </w:rPr>
        <w:t xml:space="preserve"> 436, 2017, </w:t>
      </w:r>
      <w:proofErr w:type="spellStart"/>
      <w:r w:rsidRPr="00EC28F7">
        <w:rPr>
          <w:lang w:val="sk-SK" w:eastAsia="sk-SK"/>
        </w:rPr>
        <w:t>Pages</w:t>
      </w:r>
      <w:proofErr w:type="spellEnd"/>
      <w:r w:rsidRPr="00EC28F7">
        <w:rPr>
          <w:lang w:val="sk-SK" w:eastAsia="sk-SK"/>
        </w:rPr>
        <w:t xml:space="preserve"> 38-46, ISSN 0378-3812,</w:t>
      </w:r>
    </w:p>
    <w:p w14:paraId="191F5A77" w14:textId="77777777" w:rsidR="005D4724" w:rsidRPr="00EC28F7" w:rsidRDefault="005D4724" w:rsidP="00541D03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16" w:history="1">
        <w:r w:rsidRPr="00EC28F7">
          <w:rPr>
            <w:rStyle w:val="Hypertextovprepojenie"/>
            <w:lang w:val="sk-SK" w:eastAsia="sk-SK"/>
          </w:rPr>
          <w:t>https://doi.org/10.1016/j.fluid.2016.12.024</w:t>
        </w:r>
      </w:hyperlink>
    </w:p>
    <w:p w14:paraId="62DE5933" w14:textId="77777777" w:rsidR="00DE5EF9" w:rsidRPr="00EC28F7" w:rsidRDefault="00DE5EF9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Humbul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Suleman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Abdulhalim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Shah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Maulud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Syed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Nasir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Shah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Zakaria</w:t>
      </w:r>
      <w:proofErr w:type="spellEnd"/>
      <w:r w:rsidRPr="00EC28F7">
        <w:rPr>
          <w:lang w:val="sk-SK" w:eastAsia="sk-SK"/>
        </w:rPr>
        <w:t xml:space="preserve"> Man, </w:t>
      </w:r>
      <w:proofErr w:type="spellStart"/>
      <w:r w:rsidRPr="00EC28F7">
        <w:rPr>
          <w:lang w:val="sk-SK" w:eastAsia="sk-SK"/>
        </w:rPr>
        <w:t>Muhammad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Ibrahim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Abdul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Mutalib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Thermodynamic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modelling</w:t>
      </w:r>
      <w:proofErr w:type="spellEnd"/>
      <w:r w:rsidRPr="00EC28F7">
        <w:rPr>
          <w:lang w:val="sk-SK" w:eastAsia="sk-SK"/>
        </w:rPr>
        <w:t xml:space="preserve"> of </w:t>
      </w:r>
      <w:proofErr w:type="spellStart"/>
      <w:r w:rsidRPr="00EC28F7">
        <w:rPr>
          <w:lang w:val="sk-SK" w:eastAsia="sk-SK"/>
        </w:rPr>
        <w:t>liquid-liquid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extraction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systems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involving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ionic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liquids</w:t>
      </w:r>
      <w:proofErr w:type="spellEnd"/>
      <w:r w:rsidRPr="00EC28F7">
        <w:rPr>
          <w:lang w:val="sk-SK" w:eastAsia="sk-SK"/>
        </w:rPr>
        <w:t xml:space="preserve">: A new </w:t>
      </w:r>
      <w:proofErr w:type="spellStart"/>
      <w:r w:rsidRPr="00EC28F7">
        <w:rPr>
          <w:lang w:val="sk-SK" w:eastAsia="sk-SK"/>
        </w:rPr>
        <w:t>approach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Journal</w:t>
      </w:r>
      <w:proofErr w:type="spellEnd"/>
      <w:r w:rsidRPr="00EC28F7">
        <w:rPr>
          <w:lang w:val="sk-SK" w:eastAsia="sk-SK"/>
        </w:rPr>
        <w:t xml:space="preserve"> of </w:t>
      </w:r>
      <w:proofErr w:type="spellStart"/>
      <w:r w:rsidRPr="00EC28F7">
        <w:rPr>
          <w:lang w:val="sk-SK" w:eastAsia="sk-SK"/>
        </w:rPr>
        <w:t>Molecular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Liquids</w:t>
      </w:r>
      <w:proofErr w:type="spellEnd"/>
      <w:r w:rsidRPr="00EC28F7">
        <w:rPr>
          <w:lang w:val="sk-SK" w:eastAsia="sk-SK"/>
        </w:rPr>
        <w:t xml:space="preserve">, </w:t>
      </w:r>
      <w:proofErr w:type="spellStart"/>
      <w:r w:rsidRPr="00EC28F7">
        <w:rPr>
          <w:lang w:val="sk-SK" w:eastAsia="sk-SK"/>
        </w:rPr>
        <w:t>Volume</w:t>
      </w:r>
      <w:proofErr w:type="spellEnd"/>
      <w:r w:rsidRPr="00EC28F7">
        <w:rPr>
          <w:lang w:val="sk-SK" w:eastAsia="sk-SK"/>
        </w:rPr>
        <w:t xml:space="preserve"> 252, 2018, </w:t>
      </w:r>
      <w:proofErr w:type="spellStart"/>
      <w:r w:rsidRPr="00EC28F7">
        <w:rPr>
          <w:lang w:val="sk-SK" w:eastAsia="sk-SK"/>
        </w:rPr>
        <w:t>Pages</w:t>
      </w:r>
      <w:proofErr w:type="spellEnd"/>
      <w:r w:rsidRPr="00EC28F7">
        <w:rPr>
          <w:lang w:val="sk-SK" w:eastAsia="sk-SK"/>
        </w:rPr>
        <w:t xml:space="preserve"> 18-23, ISSN 0167-7322,</w:t>
      </w:r>
    </w:p>
    <w:p w14:paraId="0710EECB" w14:textId="77777777" w:rsidR="005D4724" w:rsidRPr="00EC28F7" w:rsidRDefault="00DE5EF9" w:rsidP="00541D03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17" w:history="1">
        <w:r w:rsidRPr="00EC28F7">
          <w:rPr>
            <w:rStyle w:val="Hypertextovprepojenie"/>
            <w:lang w:val="sk-SK" w:eastAsia="sk-SK"/>
          </w:rPr>
          <w:t>https://doi.org/10.1016/j.molliq.2017.12.116</w:t>
        </w:r>
      </w:hyperlink>
      <w:r w:rsidRPr="00EC28F7">
        <w:rPr>
          <w:lang w:val="sk-SK" w:eastAsia="sk-SK"/>
        </w:rPr>
        <w:t xml:space="preserve"> </w:t>
      </w:r>
    </w:p>
    <w:p w14:paraId="2FA59F7D" w14:textId="77777777" w:rsidR="008D415E" w:rsidRPr="00EC28F7" w:rsidRDefault="008D415E" w:rsidP="00541D03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Il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Thermo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Databaze</w:t>
      </w:r>
      <w:proofErr w:type="spellEnd"/>
      <w:r w:rsidRPr="00EC28F7">
        <w:rPr>
          <w:lang w:val="sk-SK" w:eastAsia="sk-SK"/>
        </w:rPr>
        <w:t>, [online], [21.4.2025]</w:t>
      </w:r>
    </w:p>
    <w:p w14:paraId="7FE44BA8" w14:textId="77777777" w:rsidR="008D415E" w:rsidRPr="00EC28F7" w:rsidRDefault="008D415E" w:rsidP="00541D03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18" w:history="1">
        <w:r w:rsidRPr="00EC28F7">
          <w:rPr>
            <w:rStyle w:val="Hypertextovprepojenie"/>
            <w:lang w:val="sk-SK" w:eastAsia="sk-SK"/>
          </w:rPr>
          <w:t>https://ilthermo.boulder.nist.gov/</w:t>
        </w:r>
      </w:hyperlink>
      <w:r w:rsidRPr="00EC28F7">
        <w:rPr>
          <w:lang w:val="sk-SK" w:eastAsia="sk-SK"/>
        </w:rPr>
        <w:t xml:space="preserve"> </w:t>
      </w:r>
    </w:p>
    <w:p w14:paraId="743776A5" w14:textId="77777777" w:rsidR="008D415E" w:rsidRPr="00EC28F7" w:rsidRDefault="00CE4A27" w:rsidP="00521E48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1-BUTYL-3-METHYLIMIDAZOLIUM HYDROGENSULFATE </w:t>
      </w:r>
      <w:proofErr w:type="spellStart"/>
      <w:r w:rsidRPr="00EC28F7">
        <w:rPr>
          <w:rFonts w:eastAsia="Times New Roman"/>
          <w:lang w:val="sk-SK" w:eastAsia="sk-SK"/>
        </w:rPr>
        <w:t>Chemical</w:t>
      </w:r>
      <w:proofErr w:type="spellEnd"/>
      <w:r w:rsidRPr="00EC28F7">
        <w:rPr>
          <w:rFonts w:eastAsia="Times New Roman"/>
          <w:lang w:val="sk-SK" w:eastAsia="sk-SK"/>
        </w:rPr>
        <w:t xml:space="preserve"> </w:t>
      </w:r>
      <w:proofErr w:type="spellStart"/>
      <w:r w:rsidRPr="00EC28F7">
        <w:rPr>
          <w:rFonts w:eastAsia="Times New Roman"/>
          <w:lang w:val="sk-SK" w:eastAsia="sk-SK"/>
        </w:rPr>
        <w:t>Book</w:t>
      </w:r>
      <w:proofErr w:type="spellEnd"/>
      <w:r w:rsidRPr="00EC28F7">
        <w:rPr>
          <w:rFonts w:eastAsia="Times New Roman"/>
          <w:lang w:val="sk-SK" w:eastAsia="sk-SK"/>
        </w:rPr>
        <w:t>, [online], [</w:t>
      </w:r>
      <w:r w:rsidRPr="00EC28F7">
        <w:rPr>
          <w:lang w:val="sk-SK" w:eastAsia="sk-SK"/>
        </w:rPr>
        <w:t>21.4.2025</w:t>
      </w:r>
      <w:r w:rsidRPr="00EC28F7">
        <w:rPr>
          <w:rFonts w:eastAsia="Times New Roman"/>
          <w:lang w:val="sk-SK" w:eastAsia="sk-SK"/>
        </w:rPr>
        <w:t>]</w:t>
      </w:r>
    </w:p>
    <w:p w14:paraId="0ECF99A5" w14:textId="77777777" w:rsidR="008D415E" w:rsidRPr="00EC28F7" w:rsidRDefault="008D415E" w:rsidP="00541D03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19" w:history="1">
        <w:r w:rsidRPr="00EC28F7">
          <w:rPr>
            <w:rStyle w:val="Hypertextovprepojenie"/>
            <w:lang w:val="sk-SK" w:eastAsia="sk-SK"/>
          </w:rPr>
          <w:t>https://www.chemicalbook.com/ChemicalProductProperty_EN_CB2749097.htm</w:t>
        </w:r>
      </w:hyperlink>
    </w:p>
    <w:p w14:paraId="4D46129A" w14:textId="77777777" w:rsidR="008D415E" w:rsidRPr="00EC28F7" w:rsidRDefault="00521E48" w:rsidP="00521E48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J. Surový, </w:t>
      </w:r>
      <w:proofErr w:type="spellStart"/>
      <w:r w:rsidRPr="00EC28F7">
        <w:rPr>
          <w:lang w:val="sk-SK" w:eastAsia="sk-SK"/>
        </w:rPr>
        <w:t>Chemickoinžinierska</w:t>
      </w:r>
      <w:proofErr w:type="spellEnd"/>
      <w:r w:rsidRPr="00EC28F7">
        <w:rPr>
          <w:lang w:val="sk-SK" w:eastAsia="sk-SK"/>
        </w:rPr>
        <w:t xml:space="preserve"> termodynamika, 1.vyd. Bratislava : Alfa, 1991. ISBN 80-05-00823-6.</w:t>
      </w:r>
    </w:p>
    <w:p w14:paraId="1444789D" w14:textId="77777777" w:rsidR="003E65FA" w:rsidRPr="00EC28F7" w:rsidRDefault="003E65FA" w:rsidP="000F5B24">
      <w:pPr>
        <w:pStyle w:val="Odsekzoznamu"/>
        <w:rPr>
          <w:lang w:val="sk-SK" w:eastAsia="sk-SK"/>
        </w:rPr>
      </w:pPr>
      <w:proofErr w:type="spellStart"/>
      <w:r w:rsidRPr="00EC28F7">
        <w:rPr>
          <w:lang w:val="sk-SK" w:eastAsia="sk-SK"/>
        </w:rPr>
        <w:t>Solomon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Gebreyohannes</w:t>
      </w:r>
      <w:proofErr w:type="spellEnd"/>
      <w:r w:rsidRPr="00EC28F7">
        <w:rPr>
          <w:lang w:val="sk-SK" w:eastAsia="sk-SK"/>
        </w:rPr>
        <w:t xml:space="preserve">, Brian J. </w:t>
      </w:r>
      <w:proofErr w:type="spellStart"/>
      <w:r w:rsidRPr="00EC28F7">
        <w:rPr>
          <w:lang w:val="sk-SK" w:eastAsia="sk-SK"/>
        </w:rPr>
        <w:t>Neely</w:t>
      </w:r>
      <w:proofErr w:type="spellEnd"/>
      <w:r w:rsidRPr="00EC28F7">
        <w:rPr>
          <w:lang w:val="sk-SK" w:eastAsia="sk-SK"/>
        </w:rPr>
        <w:t xml:space="preserve">, and </w:t>
      </w:r>
      <w:proofErr w:type="spellStart"/>
      <w:r w:rsidRPr="00EC28F7">
        <w:rPr>
          <w:lang w:val="sk-SK" w:eastAsia="sk-SK"/>
        </w:rPr>
        <w:t>Khaled</w:t>
      </w:r>
      <w:proofErr w:type="spellEnd"/>
      <w:r w:rsidRPr="00EC28F7">
        <w:rPr>
          <w:lang w:val="sk-SK" w:eastAsia="sk-SK"/>
        </w:rPr>
        <w:t xml:space="preserve"> A. M. </w:t>
      </w:r>
      <w:proofErr w:type="spellStart"/>
      <w:r w:rsidRPr="00EC28F7">
        <w:rPr>
          <w:lang w:val="sk-SK" w:eastAsia="sk-SK"/>
        </w:rPr>
        <w:t>Gasem</w:t>
      </w:r>
      <w:proofErr w:type="spellEnd"/>
      <w:r w:rsidRPr="00EC28F7">
        <w:rPr>
          <w:lang w:val="sk-SK" w:eastAsia="sk-SK"/>
        </w:rPr>
        <w:t>,</w:t>
      </w:r>
      <w:r w:rsidR="000F5B24" w:rsidRPr="00EC28F7">
        <w:rPr>
          <w:lang w:val="sk-SK"/>
        </w:rPr>
        <w:t xml:space="preserve"> </w:t>
      </w:r>
      <w:proofErr w:type="spellStart"/>
      <w:r w:rsidR="000F5B24" w:rsidRPr="00EC28F7">
        <w:rPr>
          <w:lang w:val="sk-SK" w:eastAsia="sk-SK"/>
        </w:rPr>
        <w:t>Generalized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Nonrandom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Two-Liquid</w:t>
      </w:r>
      <w:proofErr w:type="spellEnd"/>
      <w:r w:rsidR="000F5B24" w:rsidRPr="00EC28F7">
        <w:rPr>
          <w:lang w:val="sk-SK" w:eastAsia="sk-SK"/>
        </w:rPr>
        <w:t xml:space="preserve"> (NRTL) </w:t>
      </w:r>
      <w:proofErr w:type="spellStart"/>
      <w:r w:rsidR="000F5B24" w:rsidRPr="00EC28F7">
        <w:rPr>
          <w:lang w:val="sk-SK" w:eastAsia="sk-SK"/>
        </w:rPr>
        <w:t>Interaction</w:t>
      </w:r>
      <w:proofErr w:type="spellEnd"/>
      <w:r w:rsidR="000F5B24" w:rsidRPr="00EC28F7">
        <w:rPr>
          <w:lang w:val="sk-SK" w:eastAsia="sk-SK"/>
        </w:rPr>
        <w:t xml:space="preserve"> Model </w:t>
      </w:r>
      <w:proofErr w:type="spellStart"/>
      <w:r w:rsidR="000F5B24" w:rsidRPr="00EC28F7">
        <w:rPr>
          <w:lang w:val="sk-SK" w:eastAsia="sk-SK"/>
        </w:rPr>
        <w:t>Parameters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for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Predicting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Liquid</w:t>
      </w:r>
      <w:proofErr w:type="spellEnd"/>
      <w:r w:rsidR="000F5B24" w:rsidRPr="00EC28F7">
        <w:rPr>
          <w:lang w:val="sk-SK" w:eastAsia="sk-SK"/>
        </w:rPr>
        <w:t>–</w:t>
      </w:r>
      <w:proofErr w:type="spellStart"/>
      <w:r w:rsidR="000F5B24" w:rsidRPr="00EC28F7">
        <w:rPr>
          <w:lang w:val="sk-SK" w:eastAsia="sk-SK"/>
        </w:rPr>
        <w:t>Liquid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Equilibrium</w:t>
      </w:r>
      <w:proofErr w:type="spellEnd"/>
      <w:r w:rsidR="000F5B24" w:rsidRPr="00EC28F7">
        <w:rPr>
          <w:lang w:val="sk-SK" w:eastAsia="sk-SK"/>
        </w:rPr>
        <w:t xml:space="preserve"> </w:t>
      </w:r>
      <w:proofErr w:type="spellStart"/>
      <w:r w:rsidR="000F5B24" w:rsidRPr="00EC28F7">
        <w:rPr>
          <w:lang w:val="sk-SK" w:eastAsia="sk-SK"/>
        </w:rPr>
        <w:t>Behavior</w:t>
      </w:r>
      <w:proofErr w:type="spellEnd"/>
      <w:r w:rsidR="000F5B24" w:rsidRPr="00EC28F7">
        <w:rPr>
          <w:lang w:val="sk-SK" w:eastAsia="sk-SK"/>
        </w:rPr>
        <w:t xml:space="preserve">, </w:t>
      </w:r>
      <w:r w:rsidRPr="00EC28F7">
        <w:rPr>
          <w:lang w:val="sk-SK" w:eastAsia="sk-SK"/>
        </w:rPr>
        <w:t xml:space="preserve">Industrial &amp; </w:t>
      </w:r>
      <w:proofErr w:type="spellStart"/>
      <w:r w:rsidRPr="00EC28F7">
        <w:rPr>
          <w:lang w:val="sk-SK" w:eastAsia="sk-SK"/>
        </w:rPr>
        <w:t>Engineering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Chemistry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Research</w:t>
      </w:r>
      <w:proofErr w:type="spellEnd"/>
      <w:r w:rsidR="000F5B24" w:rsidRPr="00EC28F7">
        <w:rPr>
          <w:lang w:val="sk-SK" w:eastAsia="sk-SK"/>
        </w:rPr>
        <w:t xml:space="preserve">, </w:t>
      </w:r>
      <w:r w:rsidRPr="00EC28F7">
        <w:rPr>
          <w:b/>
          <w:bCs/>
          <w:lang w:val="sk-SK" w:eastAsia="sk-SK"/>
        </w:rPr>
        <w:t>2014</w:t>
      </w:r>
      <w:r w:rsidR="000F5B24" w:rsidRPr="00EC28F7">
        <w:rPr>
          <w:lang w:val="sk-SK" w:eastAsia="sk-SK"/>
        </w:rPr>
        <w:t xml:space="preserve">, </w:t>
      </w:r>
      <w:r w:rsidRPr="00EC28F7">
        <w:rPr>
          <w:lang w:val="sk-SK" w:eastAsia="sk-SK"/>
        </w:rPr>
        <w:t>53(31), 12445-12454</w:t>
      </w:r>
    </w:p>
    <w:p w14:paraId="21D3CA45" w14:textId="77777777" w:rsidR="005D4724" w:rsidRPr="00EC28F7" w:rsidRDefault="008C6E04" w:rsidP="000F5B24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20" w:history="1">
        <w:r w:rsidRPr="00EC28F7">
          <w:rPr>
            <w:rStyle w:val="Hypertextovprepojenie"/>
            <w:lang w:val="sk-SK" w:eastAsia="sk-SK"/>
          </w:rPr>
          <w:t>https://pubs.acs.org/doi/full/10.1021/ie501699a</w:t>
        </w:r>
      </w:hyperlink>
      <w:r w:rsidRPr="00EC28F7">
        <w:rPr>
          <w:lang w:val="sk-SK" w:eastAsia="sk-SK"/>
        </w:rPr>
        <w:t xml:space="preserve"> </w:t>
      </w:r>
    </w:p>
    <w:p w14:paraId="55038B7D" w14:textId="77777777" w:rsidR="00F63C91" w:rsidRPr="00EC28F7" w:rsidRDefault="00F63C91" w:rsidP="00F63C91">
      <w:pPr>
        <w:pStyle w:val="Odsekzoznamu"/>
        <w:rPr>
          <w:lang w:val="sk-SK" w:eastAsia="sk-SK"/>
        </w:rPr>
      </w:pPr>
      <w:r w:rsidRPr="00EC28F7">
        <w:rPr>
          <w:lang w:val="sk-SK" w:eastAsia="sk-SK"/>
        </w:rPr>
        <w:t xml:space="preserve">Steltenpohl, P., </w:t>
      </w:r>
      <w:proofErr w:type="spellStart"/>
      <w:r w:rsidRPr="00EC28F7">
        <w:rPr>
          <w:lang w:val="sk-SK" w:eastAsia="sk-SK"/>
        </w:rPr>
        <w:t>Graczová</w:t>
      </w:r>
      <w:proofErr w:type="spellEnd"/>
      <w:r w:rsidRPr="00EC28F7">
        <w:rPr>
          <w:lang w:val="sk-SK" w:eastAsia="sk-SK"/>
        </w:rPr>
        <w:t xml:space="preserve">, E. </w:t>
      </w:r>
      <w:proofErr w:type="spellStart"/>
      <w:r w:rsidRPr="00EC28F7">
        <w:rPr>
          <w:lang w:val="sk-SK" w:eastAsia="sk-SK"/>
        </w:rPr>
        <w:t>Application</w:t>
      </w:r>
      <w:proofErr w:type="spellEnd"/>
      <w:r w:rsidRPr="00EC28F7">
        <w:rPr>
          <w:lang w:val="sk-SK" w:eastAsia="sk-SK"/>
        </w:rPr>
        <w:t xml:space="preserve"> of </w:t>
      </w:r>
      <w:proofErr w:type="spellStart"/>
      <w:r w:rsidRPr="00EC28F7">
        <w:rPr>
          <w:lang w:val="sk-SK" w:eastAsia="sk-SK"/>
        </w:rPr>
        <w:t>extended</w:t>
      </w:r>
      <w:proofErr w:type="spellEnd"/>
      <w:r w:rsidRPr="00EC28F7">
        <w:rPr>
          <w:lang w:val="sk-SK" w:eastAsia="sk-SK"/>
        </w:rPr>
        <w:t xml:space="preserve"> NRTL </w:t>
      </w:r>
      <w:proofErr w:type="spellStart"/>
      <w:r w:rsidRPr="00EC28F7">
        <w:rPr>
          <w:lang w:val="sk-SK" w:eastAsia="sk-SK"/>
        </w:rPr>
        <w:t>equation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for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ternary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liquid-liquid</w:t>
      </w:r>
      <w:proofErr w:type="spellEnd"/>
      <w:r w:rsidRPr="00EC28F7">
        <w:rPr>
          <w:lang w:val="sk-SK" w:eastAsia="sk-SK"/>
        </w:rPr>
        <w:t xml:space="preserve"> and </w:t>
      </w:r>
      <w:proofErr w:type="spellStart"/>
      <w:r w:rsidRPr="00EC28F7">
        <w:rPr>
          <w:lang w:val="sk-SK" w:eastAsia="sk-SK"/>
        </w:rPr>
        <w:t>vapor-liquid-liquid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equilibria</w:t>
      </w:r>
      <w:proofErr w:type="spellEnd"/>
      <w:r w:rsidRPr="00EC28F7">
        <w:rPr>
          <w:lang w:val="sk-SK" w:eastAsia="sk-SK"/>
        </w:rPr>
        <w:t xml:space="preserve"> </w:t>
      </w:r>
      <w:proofErr w:type="spellStart"/>
      <w:r w:rsidRPr="00EC28F7">
        <w:rPr>
          <w:lang w:val="sk-SK" w:eastAsia="sk-SK"/>
        </w:rPr>
        <w:t>description</w:t>
      </w:r>
      <w:proofErr w:type="spellEnd"/>
      <w:r w:rsidRPr="00EC28F7">
        <w:rPr>
          <w:lang w:val="sk-SK" w:eastAsia="sk-SK"/>
        </w:rPr>
        <w:t xml:space="preserve">. </w:t>
      </w:r>
      <w:proofErr w:type="spellStart"/>
      <w:r w:rsidRPr="00EC28F7">
        <w:rPr>
          <w:lang w:val="sk-SK" w:eastAsia="sk-SK"/>
        </w:rPr>
        <w:t>Chem</w:t>
      </w:r>
      <w:proofErr w:type="spellEnd"/>
      <w:r w:rsidRPr="00EC28F7">
        <w:rPr>
          <w:lang w:val="sk-SK" w:eastAsia="sk-SK"/>
        </w:rPr>
        <w:t xml:space="preserve">. </w:t>
      </w:r>
      <w:proofErr w:type="spellStart"/>
      <w:r w:rsidRPr="00EC28F7">
        <w:rPr>
          <w:lang w:val="sk-SK" w:eastAsia="sk-SK"/>
        </w:rPr>
        <w:t>Pap</w:t>
      </w:r>
      <w:proofErr w:type="spellEnd"/>
      <w:r w:rsidRPr="00EC28F7">
        <w:rPr>
          <w:lang w:val="sk-SK" w:eastAsia="sk-SK"/>
        </w:rPr>
        <w:t xml:space="preserve">. 64, 310–317 (2010). </w:t>
      </w:r>
    </w:p>
    <w:p w14:paraId="040B0CC3" w14:textId="77777777" w:rsidR="004A30A2" w:rsidRPr="00EC28F7" w:rsidRDefault="00F63C91" w:rsidP="00F63C91">
      <w:pPr>
        <w:pStyle w:val="Odsekzoznamu"/>
        <w:numPr>
          <w:ilvl w:val="0"/>
          <w:numId w:val="0"/>
        </w:numPr>
        <w:ind w:left="720"/>
        <w:rPr>
          <w:lang w:val="sk-SK" w:eastAsia="sk-SK"/>
        </w:rPr>
      </w:pPr>
      <w:hyperlink r:id="rId21" w:history="1">
        <w:r w:rsidRPr="00EC28F7">
          <w:rPr>
            <w:rStyle w:val="Hypertextovprepojenie"/>
            <w:lang w:val="sk-SK" w:eastAsia="sk-SK"/>
          </w:rPr>
          <w:t>https://doi.org/10.2478/s11696-010-0006-x</w:t>
        </w:r>
      </w:hyperlink>
      <w:r w:rsidRPr="00EC28F7">
        <w:rPr>
          <w:lang w:val="sk-SK" w:eastAsia="sk-SK"/>
        </w:rPr>
        <w:t xml:space="preserve"> </w:t>
      </w:r>
    </w:p>
    <w:sectPr w:rsidR="004A30A2" w:rsidRPr="00EC28F7" w:rsidSect="00A30C0F">
      <w:pgSz w:w="10319" w:h="14571" w:code="13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Pavol Steltenpohl" w:date="2025-04-24T13:25:00Z" w:initials="PS">
    <w:p w14:paraId="03F31306" w14:textId="77777777" w:rsidR="00EC28F7" w:rsidRDefault="00EC28F7" w:rsidP="00EC28F7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O pat riadkov vyssie ste toto iste uz raz napisali.</w:t>
      </w:r>
    </w:p>
  </w:comment>
  <w:comment w:id="33" w:author="Pavol Steltenpohl" w:date="2025-04-24T13:34:00Z" w:initials="PS">
    <w:p w14:paraId="64952C99" w14:textId="77777777" w:rsidR="007C71B2" w:rsidRDefault="007C71B2" w:rsidP="007C71B2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Vobec by som to neuvadzal, staci zacat od viacstupnovej extrakci</w:t>
      </w:r>
    </w:p>
  </w:comment>
  <w:comment w:id="66" w:author="Pavol Steltenpohl" w:date="2025-04-24T13:40:00Z" w:initials="PS">
    <w:p w14:paraId="19E2128B" w14:textId="77777777" w:rsidR="006D6B46" w:rsidRDefault="006D6B46" w:rsidP="006D6B46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Nedaval by som to ako novu kapitolu, ale pokracoval by som novym odstavcom v kapitole 1.3.1</w:t>
      </w:r>
    </w:p>
  </w:comment>
  <w:comment w:id="67" w:author="Pavol Steltenpohl" w:date="2025-04-24T13:35:00Z" w:initials="PS">
    <w:p w14:paraId="5DB16EAD" w14:textId="67701A9A" w:rsidR="007C71B2" w:rsidRDefault="007C71B2" w:rsidP="007C71B2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Chyba diakritika, dlzne a makcene</w:t>
      </w:r>
    </w:p>
  </w:comment>
  <w:comment w:id="70" w:author="Pavol Steltenpohl" w:date="2025-04-24T13:35:00Z" w:initials="PS">
    <w:p w14:paraId="317C2846" w14:textId="77777777" w:rsidR="007C71B2" w:rsidRDefault="007C71B2" w:rsidP="007C71B2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Nebudeme sa tomu venovat, vynechal by som tuto vetu</w:t>
      </w:r>
    </w:p>
  </w:comment>
  <w:comment w:id="133" w:author="Pavol Steltenpohl" w:date="2025-04-24T13:47:00Z" w:initials="PS">
    <w:p w14:paraId="3F0B99EA" w14:textId="77777777" w:rsidR="006D6B46" w:rsidRDefault="006D6B46" w:rsidP="006D6B46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Diakritika.</w:t>
      </w:r>
    </w:p>
  </w:comment>
  <w:comment w:id="142" w:author="Pavol Steltenpohl" w:date="2025-04-24T13:58:00Z" w:initials="PS">
    <w:p w14:paraId="3605CCEB" w14:textId="77777777" w:rsidR="004057C8" w:rsidRDefault="004057C8" w:rsidP="004057C8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diakritika</w:t>
      </w:r>
    </w:p>
  </w:comment>
  <w:comment w:id="150" w:author="Pavol Steltenpohl" w:date="2025-04-24T13:58:00Z" w:initials="PS">
    <w:p w14:paraId="5F31D943" w14:textId="77777777" w:rsidR="004057C8" w:rsidRDefault="004057C8" w:rsidP="004057C8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diakritika</w:t>
      </w:r>
    </w:p>
  </w:comment>
  <w:comment w:id="185" w:author="Pavol Steltenpohl" w:date="2025-04-24T14:08:00Z" w:initials="PS">
    <w:p w14:paraId="616B0910" w14:textId="77777777" w:rsidR="00FA1E34" w:rsidRDefault="00FA1E34" w:rsidP="00FA1E34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Asi ste chceli napisat, ze vdaka velkemu poctu kombinacii kationov a anionov vieme zosyntetizovat  viac než milion ionových kvapalin. Tuto vetu preformulujte.</w:t>
      </w:r>
    </w:p>
  </w:comment>
  <w:comment w:id="188" w:author="Pavol Steltenpohl" w:date="2025-04-24T14:06:00Z" w:initials="PS">
    <w:p w14:paraId="3780FB0C" w14:textId="426C17C9" w:rsidR="004057C8" w:rsidRDefault="004057C8" w:rsidP="004057C8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To nie je celkom pravda. Navrhnut IL s optimalnymi vlastnostami pre konkretnu separaciu vobec nie je lahke.</w:t>
      </w:r>
    </w:p>
  </w:comment>
  <w:comment w:id="285" w:author="Pavol Steltenpohl" w:date="2025-04-24T14:22:00Z" w:initials="PS">
    <w:p w14:paraId="01CFE9D1" w14:textId="77777777" w:rsidR="00D04765" w:rsidRDefault="00D04765" w:rsidP="00D04765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To nie je pravda, ved idete modelovat protiprudovy extraktor. Tuto vetu by som vypustil.</w:t>
      </w:r>
    </w:p>
  </w:comment>
  <w:comment w:id="331" w:author="Pavol Steltenpohl" w:date="2025-04-24T14:28:00Z" w:initials="PS">
    <w:p w14:paraId="259040DE" w14:textId="77777777" w:rsidR="00C512F4" w:rsidRDefault="00C512F4" w:rsidP="00C512F4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diakritika</w:t>
      </w:r>
    </w:p>
  </w:comment>
  <w:comment w:id="338" w:author="Pavol Steltenpohl" w:date="2025-04-24T14:30:00Z" w:initials="PS">
    <w:p w14:paraId="4489A08E" w14:textId="77777777" w:rsidR="00C512F4" w:rsidRDefault="00C512F4" w:rsidP="00C512F4">
      <w:pPr>
        <w:pStyle w:val="Textkomentra"/>
        <w:ind w:firstLine="0"/>
        <w:jc w:val="left"/>
      </w:pPr>
      <w:r>
        <w:rPr>
          <w:rStyle w:val="Odkaznakomentr"/>
        </w:rPr>
        <w:annotationRef/>
      </w:r>
      <w:r>
        <w:t>diakritika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F31306" w15:done="0"/>
  <w15:commentEx w15:paraId="64952C99" w15:done="0"/>
  <w15:commentEx w15:paraId="19E2128B" w15:done="0"/>
  <w15:commentEx w15:paraId="5DB16EAD" w15:done="0"/>
  <w15:commentEx w15:paraId="317C2846" w15:done="0"/>
  <w15:commentEx w15:paraId="3F0B99EA" w15:done="0"/>
  <w15:commentEx w15:paraId="3605CCEB" w15:done="0"/>
  <w15:commentEx w15:paraId="5F31D943" w15:done="0"/>
  <w15:commentEx w15:paraId="616B0910" w15:done="0"/>
  <w15:commentEx w15:paraId="3780FB0C" w15:done="0"/>
  <w15:commentEx w15:paraId="01CFE9D1" w15:done="0"/>
  <w15:commentEx w15:paraId="259040DE" w15:done="0"/>
  <w15:commentEx w15:paraId="4489A0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1286B9" w16cex:dateUtc="2025-04-24T11:25:00Z"/>
  <w16cex:commentExtensible w16cex:durableId="3550EAD5" w16cex:dateUtc="2025-04-24T11:34:00Z"/>
  <w16cex:commentExtensible w16cex:durableId="05639886" w16cex:dateUtc="2025-04-24T11:40:00Z"/>
  <w16cex:commentExtensible w16cex:durableId="75A5AECB" w16cex:dateUtc="2025-04-24T11:35:00Z"/>
  <w16cex:commentExtensible w16cex:durableId="672CA204" w16cex:dateUtc="2025-04-24T11:35:00Z"/>
  <w16cex:commentExtensible w16cex:durableId="4946154D" w16cex:dateUtc="2025-04-24T11:47:00Z"/>
  <w16cex:commentExtensible w16cex:durableId="2AA1B70A" w16cex:dateUtc="2025-04-24T11:58:00Z"/>
  <w16cex:commentExtensible w16cex:durableId="6F2CCD04" w16cex:dateUtc="2025-04-24T11:58:00Z"/>
  <w16cex:commentExtensible w16cex:durableId="285955F6" w16cex:dateUtc="2025-04-24T12:08:00Z"/>
  <w16cex:commentExtensible w16cex:durableId="04E42156" w16cex:dateUtc="2025-04-24T12:06:00Z"/>
  <w16cex:commentExtensible w16cex:durableId="61C3B414" w16cex:dateUtc="2025-04-24T12:22:00Z"/>
  <w16cex:commentExtensible w16cex:durableId="5505C00D" w16cex:dateUtc="2025-04-24T12:28:00Z"/>
  <w16cex:commentExtensible w16cex:durableId="4AE3F50A" w16cex:dateUtc="2025-04-24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F31306" w16cid:durableId="6A1286B9"/>
  <w16cid:commentId w16cid:paraId="64952C99" w16cid:durableId="3550EAD5"/>
  <w16cid:commentId w16cid:paraId="19E2128B" w16cid:durableId="05639886"/>
  <w16cid:commentId w16cid:paraId="5DB16EAD" w16cid:durableId="75A5AECB"/>
  <w16cid:commentId w16cid:paraId="317C2846" w16cid:durableId="672CA204"/>
  <w16cid:commentId w16cid:paraId="3F0B99EA" w16cid:durableId="4946154D"/>
  <w16cid:commentId w16cid:paraId="3605CCEB" w16cid:durableId="2AA1B70A"/>
  <w16cid:commentId w16cid:paraId="5F31D943" w16cid:durableId="6F2CCD04"/>
  <w16cid:commentId w16cid:paraId="616B0910" w16cid:durableId="285955F6"/>
  <w16cid:commentId w16cid:paraId="3780FB0C" w16cid:durableId="04E42156"/>
  <w16cid:commentId w16cid:paraId="01CFE9D1" w16cid:durableId="61C3B414"/>
  <w16cid:commentId w16cid:paraId="259040DE" w16cid:durableId="5505C00D"/>
  <w16cid:commentId w16cid:paraId="4489A08E" w16cid:durableId="4AE3F5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7CE"/>
    <w:multiLevelType w:val="multilevel"/>
    <w:tmpl w:val="8BF6D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B0712E"/>
    <w:multiLevelType w:val="hybridMultilevel"/>
    <w:tmpl w:val="71BEF2C4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04C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8E207D"/>
    <w:multiLevelType w:val="hybridMultilevel"/>
    <w:tmpl w:val="7280326A"/>
    <w:lvl w:ilvl="0" w:tplc="BF76C0B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B5F7B"/>
    <w:multiLevelType w:val="multilevel"/>
    <w:tmpl w:val="54B88BE6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EB1180"/>
    <w:multiLevelType w:val="hybridMultilevel"/>
    <w:tmpl w:val="1C94ADAA"/>
    <w:lvl w:ilvl="0" w:tplc="041B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12E87EFA"/>
    <w:multiLevelType w:val="multilevel"/>
    <w:tmpl w:val="C7A21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284342"/>
    <w:multiLevelType w:val="hybridMultilevel"/>
    <w:tmpl w:val="FFB41F66"/>
    <w:lvl w:ilvl="0" w:tplc="041B000F">
      <w:start w:val="1"/>
      <w:numFmt w:val="decimal"/>
      <w:lvlText w:val="%1."/>
      <w:lvlJc w:val="left"/>
      <w:pPr>
        <w:ind w:left="1008" w:hanging="360"/>
      </w:pPr>
    </w:lvl>
    <w:lvl w:ilvl="1" w:tplc="041B0019" w:tentative="1">
      <w:start w:val="1"/>
      <w:numFmt w:val="lowerLetter"/>
      <w:lvlText w:val="%2."/>
      <w:lvlJc w:val="left"/>
      <w:pPr>
        <w:ind w:left="1728" w:hanging="360"/>
      </w:pPr>
    </w:lvl>
    <w:lvl w:ilvl="2" w:tplc="041B001B" w:tentative="1">
      <w:start w:val="1"/>
      <w:numFmt w:val="lowerRoman"/>
      <w:lvlText w:val="%3."/>
      <w:lvlJc w:val="right"/>
      <w:pPr>
        <w:ind w:left="2448" w:hanging="180"/>
      </w:pPr>
    </w:lvl>
    <w:lvl w:ilvl="3" w:tplc="041B000F" w:tentative="1">
      <w:start w:val="1"/>
      <w:numFmt w:val="decimal"/>
      <w:lvlText w:val="%4."/>
      <w:lvlJc w:val="left"/>
      <w:pPr>
        <w:ind w:left="3168" w:hanging="360"/>
      </w:pPr>
    </w:lvl>
    <w:lvl w:ilvl="4" w:tplc="041B0019" w:tentative="1">
      <w:start w:val="1"/>
      <w:numFmt w:val="lowerLetter"/>
      <w:lvlText w:val="%5."/>
      <w:lvlJc w:val="left"/>
      <w:pPr>
        <w:ind w:left="3888" w:hanging="360"/>
      </w:pPr>
    </w:lvl>
    <w:lvl w:ilvl="5" w:tplc="041B001B" w:tentative="1">
      <w:start w:val="1"/>
      <w:numFmt w:val="lowerRoman"/>
      <w:lvlText w:val="%6."/>
      <w:lvlJc w:val="right"/>
      <w:pPr>
        <w:ind w:left="4608" w:hanging="180"/>
      </w:pPr>
    </w:lvl>
    <w:lvl w:ilvl="6" w:tplc="041B000F" w:tentative="1">
      <w:start w:val="1"/>
      <w:numFmt w:val="decimal"/>
      <w:lvlText w:val="%7."/>
      <w:lvlJc w:val="left"/>
      <w:pPr>
        <w:ind w:left="5328" w:hanging="360"/>
      </w:pPr>
    </w:lvl>
    <w:lvl w:ilvl="7" w:tplc="041B0019" w:tentative="1">
      <w:start w:val="1"/>
      <w:numFmt w:val="lowerLetter"/>
      <w:lvlText w:val="%8."/>
      <w:lvlJc w:val="left"/>
      <w:pPr>
        <w:ind w:left="6048" w:hanging="360"/>
      </w:pPr>
    </w:lvl>
    <w:lvl w:ilvl="8" w:tplc="041B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 w15:restartNumberingAfterBreak="0">
    <w:nsid w:val="184555E0"/>
    <w:multiLevelType w:val="hybridMultilevel"/>
    <w:tmpl w:val="8E5AA22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DB27E4D"/>
    <w:multiLevelType w:val="multilevel"/>
    <w:tmpl w:val="75C6AE22"/>
    <w:styleLink w:val="1"/>
    <w:lvl w:ilvl="0">
      <w:start w:val="1"/>
      <w:numFmt w:val="decimal"/>
      <w:lvlText w:val="%1"/>
      <w:lvlJc w:val="left"/>
      <w:pPr>
        <w:ind w:left="675" w:hanging="67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DCD01E7"/>
    <w:multiLevelType w:val="hybridMultilevel"/>
    <w:tmpl w:val="64AED01C"/>
    <w:lvl w:ilvl="0" w:tplc="C8BA2774">
      <w:start w:val="1"/>
      <w:numFmt w:val="bullet"/>
      <w:lvlText w:val="•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2370410A"/>
    <w:multiLevelType w:val="hybridMultilevel"/>
    <w:tmpl w:val="16C4A5D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10FD5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2BA16F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835B38"/>
    <w:multiLevelType w:val="hybridMultilevel"/>
    <w:tmpl w:val="9D287474"/>
    <w:lvl w:ilvl="0" w:tplc="041B000F">
      <w:start w:val="1"/>
      <w:numFmt w:val="decimal"/>
      <w:lvlText w:val="%1."/>
      <w:lvlJc w:val="left"/>
      <w:pPr>
        <w:ind w:left="1485" w:hanging="360"/>
      </w:pPr>
    </w:lvl>
    <w:lvl w:ilvl="1" w:tplc="041B0019" w:tentative="1">
      <w:start w:val="1"/>
      <w:numFmt w:val="lowerLetter"/>
      <w:lvlText w:val="%2."/>
      <w:lvlJc w:val="left"/>
      <w:pPr>
        <w:ind w:left="2205" w:hanging="360"/>
      </w:pPr>
    </w:lvl>
    <w:lvl w:ilvl="2" w:tplc="041B001B" w:tentative="1">
      <w:start w:val="1"/>
      <w:numFmt w:val="lowerRoman"/>
      <w:lvlText w:val="%3."/>
      <w:lvlJc w:val="right"/>
      <w:pPr>
        <w:ind w:left="2925" w:hanging="180"/>
      </w:pPr>
    </w:lvl>
    <w:lvl w:ilvl="3" w:tplc="041B000F" w:tentative="1">
      <w:start w:val="1"/>
      <w:numFmt w:val="decimal"/>
      <w:lvlText w:val="%4."/>
      <w:lvlJc w:val="left"/>
      <w:pPr>
        <w:ind w:left="3645" w:hanging="360"/>
      </w:pPr>
    </w:lvl>
    <w:lvl w:ilvl="4" w:tplc="041B0019" w:tentative="1">
      <w:start w:val="1"/>
      <w:numFmt w:val="lowerLetter"/>
      <w:lvlText w:val="%5."/>
      <w:lvlJc w:val="left"/>
      <w:pPr>
        <w:ind w:left="4365" w:hanging="360"/>
      </w:pPr>
    </w:lvl>
    <w:lvl w:ilvl="5" w:tplc="041B001B" w:tentative="1">
      <w:start w:val="1"/>
      <w:numFmt w:val="lowerRoman"/>
      <w:lvlText w:val="%6."/>
      <w:lvlJc w:val="right"/>
      <w:pPr>
        <w:ind w:left="5085" w:hanging="180"/>
      </w:pPr>
    </w:lvl>
    <w:lvl w:ilvl="6" w:tplc="041B000F" w:tentative="1">
      <w:start w:val="1"/>
      <w:numFmt w:val="decimal"/>
      <w:lvlText w:val="%7."/>
      <w:lvlJc w:val="left"/>
      <w:pPr>
        <w:ind w:left="5805" w:hanging="360"/>
      </w:pPr>
    </w:lvl>
    <w:lvl w:ilvl="7" w:tplc="041B0019" w:tentative="1">
      <w:start w:val="1"/>
      <w:numFmt w:val="lowerLetter"/>
      <w:lvlText w:val="%8."/>
      <w:lvlJc w:val="left"/>
      <w:pPr>
        <w:ind w:left="6525" w:hanging="360"/>
      </w:pPr>
    </w:lvl>
    <w:lvl w:ilvl="8" w:tplc="041B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5" w15:restartNumberingAfterBreak="0">
    <w:nsid w:val="2E4F478F"/>
    <w:multiLevelType w:val="hybridMultilevel"/>
    <w:tmpl w:val="F7DEB530"/>
    <w:lvl w:ilvl="0" w:tplc="C8BA2774">
      <w:start w:val="1"/>
      <w:numFmt w:val="bullet"/>
      <w:lvlText w:val="•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2FBD13AD"/>
    <w:multiLevelType w:val="hybridMultilevel"/>
    <w:tmpl w:val="3D1000D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B3C7A"/>
    <w:multiLevelType w:val="hybridMultilevel"/>
    <w:tmpl w:val="BE2E6652"/>
    <w:lvl w:ilvl="0" w:tplc="0F70BB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97701"/>
    <w:multiLevelType w:val="multilevel"/>
    <w:tmpl w:val="54B88BE6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8277089"/>
    <w:multiLevelType w:val="hybridMultilevel"/>
    <w:tmpl w:val="F028BB30"/>
    <w:lvl w:ilvl="0" w:tplc="041B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395F21CB"/>
    <w:multiLevelType w:val="multilevel"/>
    <w:tmpl w:val="429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B1E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B9E622B"/>
    <w:multiLevelType w:val="hybridMultilevel"/>
    <w:tmpl w:val="EB302722"/>
    <w:lvl w:ilvl="0" w:tplc="BF76C0BA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E8B24F5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4" w15:restartNumberingAfterBreak="0">
    <w:nsid w:val="3EC00C7E"/>
    <w:multiLevelType w:val="multilevel"/>
    <w:tmpl w:val="75C6AE22"/>
    <w:numStyleLink w:val="1"/>
  </w:abstractNum>
  <w:abstractNum w:abstractNumId="25" w15:restartNumberingAfterBreak="0">
    <w:nsid w:val="43D920C9"/>
    <w:multiLevelType w:val="hybridMultilevel"/>
    <w:tmpl w:val="0AA25B96"/>
    <w:lvl w:ilvl="0" w:tplc="0F70BB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034E2"/>
    <w:multiLevelType w:val="hybridMultilevel"/>
    <w:tmpl w:val="B7BAE9C6"/>
    <w:lvl w:ilvl="0" w:tplc="364C8AAE">
      <w:start w:val="1"/>
      <w:numFmt w:val="decimal"/>
      <w:pStyle w:val="Odsekzoznamu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A145AB"/>
    <w:multiLevelType w:val="hybridMultilevel"/>
    <w:tmpl w:val="F5567058"/>
    <w:lvl w:ilvl="0" w:tplc="BF76C0BA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C33EB6"/>
    <w:multiLevelType w:val="multilevel"/>
    <w:tmpl w:val="6F74575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96" w:hanging="2160"/>
      </w:pPr>
      <w:rPr>
        <w:rFonts w:hint="default"/>
      </w:rPr>
    </w:lvl>
  </w:abstractNum>
  <w:abstractNum w:abstractNumId="29" w15:restartNumberingAfterBreak="0">
    <w:nsid w:val="556B346E"/>
    <w:multiLevelType w:val="multilevel"/>
    <w:tmpl w:val="04190025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7995E31"/>
    <w:multiLevelType w:val="multilevel"/>
    <w:tmpl w:val="54B88BE6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9560310"/>
    <w:multiLevelType w:val="hybridMultilevel"/>
    <w:tmpl w:val="3288DC96"/>
    <w:lvl w:ilvl="0" w:tplc="BF76C0BA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020BBB"/>
    <w:multiLevelType w:val="hybridMultilevel"/>
    <w:tmpl w:val="61F2E4FA"/>
    <w:lvl w:ilvl="0" w:tplc="041B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3" w15:restartNumberingAfterBreak="0">
    <w:nsid w:val="64264EDE"/>
    <w:multiLevelType w:val="hybridMultilevel"/>
    <w:tmpl w:val="DBB8E230"/>
    <w:lvl w:ilvl="0" w:tplc="C8BA2774">
      <w:start w:val="1"/>
      <w:numFmt w:val="bullet"/>
      <w:lvlText w:val="•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4" w15:restartNumberingAfterBreak="0">
    <w:nsid w:val="68DA4972"/>
    <w:multiLevelType w:val="hybridMultilevel"/>
    <w:tmpl w:val="BE2E6652"/>
    <w:lvl w:ilvl="0" w:tplc="0F70BB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5C433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6" w15:restartNumberingAfterBreak="0">
    <w:nsid w:val="6F7C2BF1"/>
    <w:multiLevelType w:val="hybridMultilevel"/>
    <w:tmpl w:val="096CB034"/>
    <w:lvl w:ilvl="0" w:tplc="C8BA2774">
      <w:start w:val="1"/>
      <w:numFmt w:val="bullet"/>
      <w:lvlText w:val="•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7" w15:restartNumberingAfterBreak="0">
    <w:nsid w:val="71050C49"/>
    <w:multiLevelType w:val="hybridMultilevel"/>
    <w:tmpl w:val="1988B4FE"/>
    <w:lvl w:ilvl="0" w:tplc="041B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7884212F"/>
    <w:multiLevelType w:val="hybridMultilevel"/>
    <w:tmpl w:val="9ECEF704"/>
    <w:lvl w:ilvl="0" w:tplc="041B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192962641">
    <w:abstractNumId w:val="3"/>
  </w:num>
  <w:num w:numId="2" w16cid:durableId="1620720504">
    <w:abstractNumId w:val="0"/>
  </w:num>
  <w:num w:numId="3" w16cid:durableId="819007752">
    <w:abstractNumId w:val="6"/>
  </w:num>
  <w:num w:numId="4" w16cid:durableId="637993475">
    <w:abstractNumId w:val="20"/>
  </w:num>
  <w:num w:numId="5" w16cid:durableId="213350366">
    <w:abstractNumId w:val="37"/>
  </w:num>
  <w:num w:numId="6" w16cid:durableId="413087242">
    <w:abstractNumId w:val="35"/>
  </w:num>
  <w:num w:numId="7" w16cid:durableId="1203597540">
    <w:abstractNumId w:val="12"/>
  </w:num>
  <w:num w:numId="8" w16cid:durableId="2362678">
    <w:abstractNumId w:val="23"/>
  </w:num>
  <w:num w:numId="9" w16cid:durableId="423037583">
    <w:abstractNumId w:val="2"/>
  </w:num>
  <w:num w:numId="10" w16cid:durableId="27949507">
    <w:abstractNumId w:val="21"/>
  </w:num>
  <w:num w:numId="11" w16cid:durableId="20017067">
    <w:abstractNumId w:val="4"/>
  </w:num>
  <w:num w:numId="12" w16cid:durableId="1248465802">
    <w:abstractNumId w:val="28"/>
  </w:num>
  <w:num w:numId="13" w16cid:durableId="418210210">
    <w:abstractNumId w:val="32"/>
  </w:num>
  <w:num w:numId="14" w16cid:durableId="1859806640">
    <w:abstractNumId w:val="13"/>
  </w:num>
  <w:num w:numId="15" w16cid:durableId="1990288224">
    <w:abstractNumId w:val="18"/>
  </w:num>
  <w:num w:numId="16" w16cid:durableId="1311254630">
    <w:abstractNumId w:val="30"/>
  </w:num>
  <w:num w:numId="17" w16cid:durableId="46343250">
    <w:abstractNumId w:val="24"/>
  </w:num>
  <w:num w:numId="18" w16cid:durableId="1299458308">
    <w:abstractNumId w:val="29"/>
  </w:num>
  <w:num w:numId="19" w16cid:durableId="949241177">
    <w:abstractNumId w:val="9"/>
  </w:num>
  <w:num w:numId="20" w16cid:durableId="1616210718">
    <w:abstractNumId w:val="19"/>
  </w:num>
  <w:num w:numId="21" w16cid:durableId="2010601131">
    <w:abstractNumId w:val="22"/>
  </w:num>
  <w:num w:numId="22" w16cid:durableId="2120560488">
    <w:abstractNumId w:val="8"/>
  </w:num>
  <w:num w:numId="23" w16cid:durableId="1760710651">
    <w:abstractNumId w:val="7"/>
  </w:num>
  <w:num w:numId="24" w16cid:durableId="690648544">
    <w:abstractNumId w:val="14"/>
  </w:num>
  <w:num w:numId="25" w16cid:durableId="733939848">
    <w:abstractNumId w:val="31"/>
  </w:num>
  <w:num w:numId="26" w16cid:durableId="666444785">
    <w:abstractNumId w:val="27"/>
  </w:num>
  <w:num w:numId="27" w16cid:durableId="1173449988">
    <w:abstractNumId w:val="26"/>
  </w:num>
  <w:num w:numId="28" w16cid:durableId="667709876">
    <w:abstractNumId w:val="25"/>
  </w:num>
  <w:num w:numId="29" w16cid:durableId="427772124">
    <w:abstractNumId w:val="34"/>
  </w:num>
  <w:num w:numId="30" w16cid:durableId="204295590">
    <w:abstractNumId w:val="17"/>
  </w:num>
  <w:num w:numId="31" w16cid:durableId="26687842">
    <w:abstractNumId w:val="38"/>
  </w:num>
  <w:num w:numId="32" w16cid:durableId="988561466">
    <w:abstractNumId w:val="33"/>
  </w:num>
  <w:num w:numId="33" w16cid:durableId="1889605463">
    <w:abstractNumId w:val="10"/>
  </w:num>
  <w:num w:numId="34" w16cid:durableId="522326553">
    <w:abstractNumId w:val="5"/>
  </w:num>
  <w:num w:numId="35" w16cid:durableId="151222341">
    <w:abstractNumId w:val="36"/>
  </w:num>
  <w:num w:numId="36" w16cid:durableId="1355417862">
    <w:abstractNumId w:val="15"/>
  </w:num>
  <w:num w:numId="37" w16cid:durableId="1312979855">
    <w:abstractNumId w:val="16"/>
  </w:num>
  <w:num w:numId="38" w16cid:durableId="1915042509">
    <w:abstractNumId w:val="11"/>
  </w:num>
  <w:num w:numId="39" w16cid:durableId="214623879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vol Steltenpohl">
    <w15:presenceInfo w15:providerId="AD" w15:userId="S::pavol.steltenpohl@stuba.sk::16448006-da59-42d0-b813-5a16dc73af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96"/>
    <w:rsid w:val="00000124"/>
    <w:rsid w:val="0002009F"/>
    <w:rsid w:val="0002668F"/>
    <w:rsid w:val="00034ED5"/>
    <w:rsid w:val="00060FC0"/>
    <w:rsid w:val="00073630"/>
    <w:rsid w:val="000819BA"/>
    <w:rsid w:val="000904C4"/>
    <w:rsid w:val="00090E18"/>
    <w:rsid w:val="000957F4"/>
    <w:rsid w:val="000A7279"/>
    <w:rsid w:val="000A74D0"/>
    <w:rsid w:val="000A7770"/>
    <w:rsid w:val="000B4A55"/>
    <w:rsid w:val="000F1382"/>
    <w:rsid w:val="000F4CB4"/>
    <w:rsid w:val="000F5B24"/>
    <w:rsid w:val="001041D2"/>
    <w:rsid w:val="00111900"/>
    <w:rsid w:val="00125CA0"/>
    <w:rsid w:val="0013026D"/>
    <w:rsid w:val="00145A9E"/>
    <w:rsid w:val="00146428"/>
    <w:rsid w:val="00146FE0"/>
    <w:rsid w:val="00150EB7"/>
    <w:rsid w:val="00162465"/>
    <w:rsid w:val="00186196"/>
    <w:rsid w:val="00186F82"/>
    <w:rsid w:val="001B4688"/>
    <w:rsid w:val="001C3A5F"/>
    <w:rsid w:val="001C71C2"/>
    <w:rsid w:val="001C7C5A"/>
    <w:rsid w:val="001D07B6"/>
    <w:rsid w:val="001D1DE3"/>
    <w:rsid w:val="001D24D9"/>
    <w:rsid w:val="001D7D87"/>
    <w:rsid w:val="001E295B"/>
    <w:rsid w:val="001F1CD3"/>
    <w:rsid w:val="00203969"/>
    <w:rsid w:val="00220A64"/>
    <w:rsid w:val="00221701"/>
    <w:rsid w:val="002309E5"/>
    <w:rsid w:val="00237A3B"/>
    <w:rsid w:val="00241847"/>
    <w:rsid w:val="00246849"/>
    <w:rsid w:val="00270B42"/>
    <w:rsid w:val="00282E48"/>
    <w:rsid w:val="002958F4"/>
    <w:rsid w:val="002A4CE4"/>
    <w:rsid w:val="002A7000"/>
    <w:rsid w:val="002A7899"/>
    <w:rsid w:val="002B3F2F"/>
    <w:rsid w:val="002B73C2"/>
    <w:rsid w:val="002C34C3"/>
    <w:rsid w:val="002E4566"/>
    <w:rsid w:val="002E64B3"/>
    <w:rsid w:val="00311E86"/>
    <w:rsid w:val="0033533C"/>
    <w:rsid w:val="00350683"/>
    <w:rsid w:val="003564FD"/>
    <w:rsid w:val="00364C4A"/>
    <w:rsid w:val="003662F5"/>
    <w:rsid w:val="003E65FA"/>
    <w:rsid w:val="003F37C4"/>
    <w:rsid w:val="00401924"/>
    <w:rsid w:val="004057C8"/>
    <w:rsid w:val="00421BE4"/>
    <w:rsid w:val="0042398E"/>
    <w:rsid w:val="00425F0F"/>
    <w:rsid w:val="00443528"/>
    <w:rsid w:val="004551E0"/>
    <w:rsid w:val="00463614"/>
    <w:rsid w:val="00497226"/>
    <w:rsid w:val="00497F18"/>
    <w:rsid w:val="004A11CB"/>
    <w:rsid w:val="004A30A2"/>
    <w:rsid w:val="004A584C"/>
    <w:rsid w:val="004E02C6"/>
    <w:rsid w:val="004E1195"/>
    <w:rsid w:val="004F6900"/>
    <w:rsid w:val="004F6B19"/>
    <w:rsid w:val="004F7634"/>
    <w:rsid w:val="00501B0E"/>
    <w:rsid w:val="00513CFE"/>
    <w:rsid w:val="00521E48"/>
    <w:rsid w:val="00526661"/>
    <w:rsid w:val="00531FC4"/>
    <w:rsid w:val="00541D03"/>
    <w:rsid w:val="00551988"/>
    <w:rsid w:val="00554D21"/>
    <w:rsid w:val="00555BED"/>
    <w:rsid w:val="00576484"/>
    <w:rsid w:val="005B2029"/>
    <w:rsid w:val="005B373A"/>
    <w:rsid w:val="005B46DA"/>
    <w:rsid w:val="005B4E46"/>
    <w:rsid w:val="005B57B0"/>
    <w:rsid w:val="005C4D00"/>
    <w:rsid w:val="005C5EAF"/>
    <w:rsid w:val="005D1F2F"/>
    <w:rsid w:val="005D4724"/>
    <w:rsid w:val="005D4A68"/>
    <w:rsid w:val="005D5BB0"/>
    <w:rsid w:val="006019F7"/>
    <w:rsid w:val="00621A1A"/>
    <w:rsid w:val="00624EC8"/>
    <w:rsid w:val="00635CD3"/>
    <w:rsid w:val="00636664"/>
    <w:rsid w:val="00674A02"/>
    <w:rsid w:val="00691B28"/>
    <w:rsid w:val="006C546B"/>
    <w:rsid w:val="006D6B46"/>
    <w:rsid w:val="00715B8D"/>
    <w:rsid w:val="00730E33"/>
    <w:rsid w:val="007436E3"/>
    <w:rsid w:val="0077094D"/>
    <w:rsid w:val="00783E8E"/>
    <w:rsid w:val="007A12A2"/>
    <w:rsid w:val="007A4E41"/>
    <w:rsid w:val="007B12AB"/>
    <w:rsid w:val="007C71B2"/>
    <w:rsid w:val="007F3639"/>
    <w:rsid w:val="00800FA1"/>
    <w:rsid w:val="00805FEE"/>
    <w:rsid w:val="008105DB"/>
    <w:rsid w:val="00845B3A"/>
    <w:rsid w:val="00847361"/>
    <w:rsid w:val="00856324"/>
    <w:rsid w:val="008637AC"/>
    <w:rsid w:val="008646BC"/>
    <w:rsid w:val="008739DA"/>
    <w:rsid w:val="008820A3"/>
    <w:rsid w:val="008A3A22"/>
    <w:rsid w:val="008C463C"/>
    <w:rsid w:val="008C6E04"/>
    <w:rsid w:val="008D415E"/>
    <w:rsid w:val="008D5AAB"/>
    <w:rsid w:val="008D7435"/>
    <w:rsid w:val="008F0357"/>
    <w:rsid w:val="008F0C14"/>
    <w:rsid w:val="008F4ECA"/>
    <w:rsid w:val="00900ECE"/>
    <w:rsid w:val="0090716A"/>
    <w:rsid w:val="00916FC9"/>
    <w:rsid w:val="00927BAD"/>
    <w:rsid w:val="0093528F"/>
    <w:rsid w:val="00962138"/>
    <w:rsid w:val="0096615C"/>
    <w:rsid w:val="0097046F"/>
    <w:rsid w:val="009740AA"/>
    <w:rsid w:val="00976195"/>
    <w:rsid w:val="0099172A"/>
    <w:rsid w:val="009A2045"/>
    <w:rsid w:val="009A3C57"/>
    <w:rsid w:val="009A5CEC"/>
    <w:rsid w:val="009B032C"/>
    <w:rsid w:val="009C3CF4"/>
    <w:rsid w:val="009D0480"/>
    <w:rsid w:val="009D223C"/>
    <w:rsid w:val="00A12865"/>
    <w:rsid w:val="00A24592"/>
    <w:rsid w:val="00A30C0F"/>
    <w:rsid w:val="00A32056"/>
    <w:rsid w:val="00A417E3"/>
    <w:rsid w:val="00A47267"/>
    <w:rsid w:val="00A61594"/>
    <w:rsid w:val="00A65BA2"/>
    <w:rsid w:val="00A751BF"/>
    <w:rsid w:val="00A81244"/>
    <w:rsid w:val="00A8422C"/>
    <w:rsid w:val="00A8528A"/>
    <w:rsid w:val="00A92A9D"/>
    <w:rsid w:val="00A9731A"/>
    <w:rsid w:val="00AA49E7"/>
    <w:rsid w:val="00AC4E6B"/>
    <w:rsid w:val="00B22C72"/>
    <w:rsid w:val="00B30E25"/>
    <w:rsid w:val="00B31B36"/>
    <w:rsid w:val="00B34DB0"/>
    <w:rsid w:val="00B57ADD"/>
    <w:rsid w:val="00B777BD"/>
    <w:rsid w:val="00B82D73"/>
    <w:rsid w:val="00B90A96"/>
    <w:rsid w:val="00B97D7E"/>
    <w:rsid w:val="00BA2422"/>
    <w:rsid w:val="00BB28D5"/>
    <w:rsid w:val="00BD22AF"/>
    <w:rsid w:val="00BE064A"/>
    <w:rsid w:val="00C258F6"/>
    <w:rsid w:val="00C268A2"/>
    <w:rsid w:val="00C512F4"/>
    <w:rsid w:val="00C67901"/>
    <w:rsid w:val="00C776BE"/>
    <w:rsid w:val="00C90C1A"/>
    <w:rsid w:val="00CA2842"/>
    <w:rsid w:val="00CB1B58"/>
    <w:rsid w:val="00CB682D"/>
    <w:rsid w:val="00CB6CCC"/>
    <w:rsid w:val="00CD08C1"/>
    <w:rsid w:val="00CD0E58"/>
    <w:rsid w:val="00CD498B"/>
    <w:rsid w:val="00CE11D0"/>
    <w:rsid w:val="00CE4A27"/>
    <w:rsid w:val="00D04765"/>
    <w:rsid w:val="00D356C5"/>
    <w:rsid w:val="00D46E9B"/>
    <w:rsid w:val="00D5585B"/>
    <w:rsid w:val="00D623C5"/>
    <w:rsid w:val="00DA0720"/>
    <w:rsid w:val="00DC32F5"/>
    <w:rsid w:val="00DC7691"/>
    <w:rsid w:val="00DE3DBA"/>
    <w:rsid w:val="00DE5EF9"/>
    <w:rsid w:val="00DF47E9"/>
    <w:rsid w:val="00DF6B46"/>
    <w:rsid w:val="00E03430"/>
    <w:rsid w:val="00E10F88"/>
    <w:rsid w:val="00E27E10"/>
    <w:rsid w:val="00E51478"/>
    <w:rsid w:val="00E574D2"/>
    <w:rsid w:val="00E57995"/>
    <w:rsid w:val="00E617C2"/>
    <w:rsid w:val="00E63067"/>
    <w:rsid w:val="00E63327"/>
    <w:rsid w:val="00E633D7"/>
    <w:rsid w:val="00E85ABD"/>
    <w:rsid w:val="00E87E76"/>
    <w:rsid w:val="00E90915"/>
    <w:rsid w:val="00E93186"/>
    <w:rsid w:val="00EC28F7"/>
    <w:rsid w:val="00EE5365"/>
    <w:rsid w:val="00EE6648"/>
    <w:rsid w:val="00EF08DF"/>
    <w:rsid w:val="00EF7956"/>
    <w:rsid w:val="00F03038"/>
    <w:rsid w:val="00F10957"/>
    <w:rsid w:val="00F13178"/>
    <w:rsid w:val="00F1422C"/>
    <w:rsid w:val="00F15A91"/>
    <w:rsid w:val="00F15F73"/>
    <w:rsid w:val="00F41039"/>
    <w:rsid w:val="00F55E6D"/>
    <w:rsid w:val="00F63C91"/>
    <w:rsid w:val="00F75BC0"/>
    <w:rsid w:val="00FA1E34"/>
    <w:rsid w:val="00FC4B37"/>
    <w:rsid w:val="00FF033B"/>
    <w:rsid w:val="00FF2707"/>
    <w:rsid w:val="00FF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91AF"/>
  <w15:docId w15:val="{6B85C293-2185-424B-B6BA-002D80A6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6615C"/>
    <w:pPr>
      <w:spacing w:after="0" w:line="360" w:lineRule="auto"/>
      <w:ind w:firstLine="288"/>
      <w:jc w:val="both"/>
    </w:pPr>
    <w:rPr>
      <w:rFonts w:ascii="Times New Roman" w:hAnsi="Times New Roman"/>
      <w:sz w:val="20"/>
      <w:lang w:val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800FA1"/>
    <w:pPr>
      <w:keepNext/>
      <w:keepLines/>
      <w:pageBreakBefore/>
      <w:numPr>
        <w:numId w:val="18"/>
      </w:numPr>
      <w:spacing w:after="200"/>
      <w:jc w:val="left"/>
      <w:outlineLvl w:val="0"/>
    </w:pPr>
    <w:rPr>
      <w:rFonts w:eastAsiaTheme="majorEastAsia" w:cstheme="majorBidi"/>
      <w:b/>
      <w:bCs/>
      <w:sz w:val="44"/>
      <w:szCs w:val="28"/>
    </w:rPr>
  </w:style>
  <w:style w:type="paragraph" w:styleId="Nadpis2">
    <w:name w:val="heading 2"/>
    <w:basedOn w:val="Nadpis1"/>
    <w:next w:val="Normlny"/>
    <w:link w:val="Nadpis2Char"/>
    <w:uiPriority w:val="9"/>
    <w:unhideWhenUsed/>
    <w:qFormat/>
    <w:rsid w:val="00800FA1"/>
    <w:pPr>
      <w:pageBreakBefore w:val="0"/>
      <w:numPr>
        <w:ilvl w:val="1"/>
      </w:numPr>
      <w:spacing w:before="200"/>
      <w:ind w:left="720"/>
      <w:jc w:val="both"/>
      <w:outlineLvl w:val="1"/>
    </w:pPr>
    <w:rPr>
      <w:sz w:val="36"/>
      <w:szCs w:val="36"/>
    </w:rPr>
  </w:style>
  <w:style w:type="paragraph" w:styleId="Nadpis3">
    <w:name w:val="heading 3"/>
    <w:basedOn w:val="Nadpis1"/>
    <w:next w:val="Normlny"/>
    <w:link w:val="Nadpis3Char"/>
    <w:uiPriority w:val="9"/>
    <w:unhideWhenUsed/>
    <w:qFormat/>
    <w:rsid w:val="00800FA1"/>
    <w:pPr>
      <w:pageBreakBefore w:val="0"/>
      <w:numPr>
        <w:ilvl w:val="2"/>
      </w:numPr>
      <w:spacing w:before="200"/>
      <w:jc w:val="both"/>
      <w:outlineLvl w:val="2"/>
    </w:pPr>
    <w:rPr>
      <w:sz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A32056"/>
    <w:pPr>
      <w:keepNext/>
      <w:keepLines/>
      <w:numPr>
        <w:ilvl w:val="3"/>
        <w:numId w:val="18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32056"/>
    <w:pPr>
      <w:keepNext/>
      <w:keepLines/>
      <w:numPr>
        <w:ilvl w:val="4"/>
        <w:numId w:val="1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32056"/>
    <w:pPr>
      <w:keepNext/>
      <w:keepLines/>
      <w:numPr>
        <w:ilvl w:val="5"/>
        <w:numId w:val="1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32056"/>
    <w:pPr>
      <w:keepNext/>
      <w:keepLines/>
      <w:numPr>
        <w:ilvl w:val="6"/>
        <w:numId w:val="1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32056"/>
    <w:pPr>
      <w:keepNext/>
      <w:keepLines/>
      <w:numPr>
        <w:ilvl w:val="7"/>
        <w:numId w:val="1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32056"/>
    <w:pPr>
      <w:keepNext/>
      <w:keepLines/>
      <w:numPr>
        <w:ilvl w:val="8"/>
        <w:numId w:val="1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00FA1"/>
    <w:rPr>
      <w:rFonts w:ascii="Times New Roman" w:eastAsiaTheme="majorEastAsia" w:hAnsi="Times New Roman" w:cstheme="majorBidi"/>
      <w:b/>
      <w:bCs/>
      <w:sz w:val="44"/>
      <w:szCs w:val="28"/>
      <w:lang w:val="en-US"/>
    </w:rPr>
  </w:style>
  <w:style w:type="character" w:customStyle="1" w:styleId="Nadpis2Char">
    <w:name w:val="Nadpis 2 Char"/>
    <w:basedOn w:val="Predvolenpsmoodseku"/>
    <w:link w:val="Nadpis2"/>
    <w:uiPriority w:val="9"/>
    <w:rsid w:val="00800FA1"/>
    <w:rPr>
      <w:rFonts w:ascii="Times New Roman" w:eastAsiaTheme="majorEastAsia" w:hAnsi="Times New Roman" w:cstheme="majorBidi"/>
      <w:b/>
      <w:bCs/>
      <w:sz w:val="36"/>
      <w:szCs w:val="36"/>
      <w:lang w:val="en-US"/>
    </w:rPr>
  </w:style>
  <w:style w:type="paragraph" w:styleId="Odsekzoznamu">
    <w:name w:val="List Paragraph"/>
    <w:basedOn w:val="Normlny"/>
    <w:uiPriority w:val="34"/>
    <w:qFormat/>
    <w:rsid w:val="00541D03"/>
    <w:pPr>
      <w:numPr>
        <w:numId w:val="27"/>
      </w:numPr>
      <w:contextualSpacing/>
    </w:pPr>
    <w:rPr>
      <w:rFonts w:cs="Times New Roman"/>
      <w:szCs w:val="20"/>
    </w:rPr>
  </w:style>
  <w:style w:type="character" w:styleId="Hypertextovprepojenie">
    <w:name w:val="Hyperlink"/>
    <w:basedOn w:val="Predvolenpsmoodseku"/>
    <w:uiPriority w:val="99"/>
    <w:unhideWhenUsed/>
    <w:rsid w:val="0090716A"/>
    <w:rPr>
      <w:color w:val="0000FF"/>
      <w:u w:val="singl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E295B"/>
    <w:pPr>
      <w:numPr>
        <w:ilvl w:val="1"/>
      </w:numPr>
      <w:ind w:firstLine="288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1E295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1E29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1E295B"/>
    <w:rPr>
      <w:rFonts w:ascii="Tahoma" w:hAnsi="Tahoma" w:cs="Tahoma"/>
      <w:sz w:val="16"/>
      <w:szCs w:val="16"/>
      <w:lang w:val="en-US"/>
    </w:rPr>
  </w:style>
  <w:style w:type="character" w:customStyle="1" w:styleId="ng-binding">
    <w:name w:val="ng-binding"/>
    <w:basedOn w:val="Predvolenpsmoodseku"/>
    <w:rsid w:val="00CB1B58"/>
  </w:style>
  <w:style w:type="character" w:customStyle="1" w:styleId="Nadpis3Char">
    <w:name w:val="Nadpis 3 Char"/>
    <w:basedOn w:val="Predvolenpsmoodseku"/>
    <w:link w:val="Nadpis3"/>
    <w:uiPriority w:val="9"/>
    <w:rsid w:val="00800FA1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numbering" w:customStyle="1" w:styleId="1">
    <w:name w:val="Стиль1"/>
    <w:uiPriority w:val="99"/>
    <w:rsid w:val="00DE3DBA"/>
    <w:pPr>
      <w:numPr>
        <w:numId w:val="19"/>
      </w:numPr>
    </w:pPr>
  </w:style>
  <w:style w:type="character" w:customStyle="1" w:styleId="Nadpis4Char">
    <w:name w:val="Nadpis 4 Char"/>
    <w:basedOn w:val="Predvolenpsmoodseku"/>
    <w:link w:val="Nadpis4"/>
    <w:uiPriority w:val="9"/>
    <w:rsid w:val="00A3205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32056"/>
    <w:rPr>
      <w:rFonts w:asciiTheme="majorHAnsi" w:eastAsiaTheme="majorEastAsia" w:hAnsiTheme="majorHAnsi" w:cstheme="majorBidi"/>
      <w:color w:val="243F60" w:themeColor="accent1" w:themeShade="7F"/>
      <w:sz w:val="20"/>
      <w:lang w:val="en-US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32056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32056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320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320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table" w:styleId="Mriekatabuky">
    <w:name w:val="Table Grid"/>
    <w:basedOn w:val="Normlnatabuka"/>
    <w:uiPriority w:val="59"/>
    <w:rsid w:val="00DF4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is">
    <w:name w:val="caption"/>
    <w:basedOn w:val="Normlny"/>
    <w:next w:val="Normlny"/>
    <w:uiPriority w:val="35"/>
    <w:unhideWhenUsed/>
    <w:qFormat/>
    <w:rsid w:val="00DF47E9"/>
    <w:pPr>
      <w:spacing w:after="200" w:line="240" w:lineRule="auto"/>
    </w:pPr>
    <w:rPr>
      <w:b/>
      <w:color w:val="000000"/>
      <w:sz w:val="18"/>
      <w:szCs w:val="18"/>
    </w:rPr>
  </w:style>
  <w:style w:type="character" w:styleId="Zstupntext">
    <w:name w:val="Placeholder Text"/>
    <w:basedOn w:val="Predvolenpsmoodseku"/>
    <w:uiPriority w:val="99"/>
    <w:semiHidden/>
    <w:rsid w:val="009C3CF4"/>
    <w:rPr>
      <w:color w:val="808080"/>
    </w:rPr>
  </w:style>
  <w:style w:type="paragraph" w:customStyle="1" w:styleId="Rovnica">
    <w:name w:val="Rovnica"/>
    <w:basedOn w:val="Normlny"/>
    <w:rsid w:val="00146FE0"/>
    <w:pPr>
      <w:spacing w:before="240" w:after="240"/>
      <w:ind w:left="504" w:firstLine="0"/>
    </w:pPr>
    <w:rPr>
      <w:rFonts w:ascii="Cambria Math" w:hAnsi="Cambria Math"/>
    </w:rPr>
  </w:style>
  <w:style w:type="paragraph" w:customStyle="1" w:styleId="rovnica0">
    <w:name w:val="rovnica"/>
    <w:basedOn w:val="Bezriadkovania"/>
    <w:next w:val="Normlny"/>
    <w:qFormat/>
    <w:rsid w:val="0099172A"/>
    <w:pPr>
      <w:tabs>
        <w:tab w:val="right" w:pos="7655"/>
      </w:tabs>
      <w:spacing w:before="240" w:after="240" w:line="360" w:lineRule="auto"/>
      <w:ind w:left="504" w:firstLine="0"/>
    </w:pPr>
    <w:rPr>
      <w:rFonts w:ascii="Cambria Math" w:eastAsiaTheme="minorEastAsia" w:hAnsi="Cambria Math"/>
      <w:i/>
      <w:szCs w:val="20"/>
      <w:lang w:val="sk-SK" w:eastAsia="sk-SK"/>
    </w:rPr>
  </w:style>
  <w:style w:type="paragraph" w:styleId="Bezriadkovania">
    <w:name w:val="No Spacing"/>
    <w:uiPriority w:val="1"/>
    <w:qFormat/>
    <w:rsid w:val="00146FE0"/>
    <w:pPr>
      <w:spacing w:after="0" w:line="240" w:lineRule="auto"/>
      <w:ind w:firstLine="288"/>
      <w:jc w:val="both"/>
    </w:pPr>
    <w:rPr>
      <w:rFonts w:ascii="Times New Roman" w:hAnsi="Times New Roman"/>
      <w:sz w:val="20"/>
      <w:lang w:val="en-US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A61594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sk-SK"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A61594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0A7279"/>
    <w:pPr>
      <w:tabs>
        <w:tab w:val="left" w:pos="1100"/>
        <w:tab w:val="right" w:leader="dot" w:pos="7429"/>
      </w:tabs>
      <w:spacing w:after="100"/>
      <w:ind w:left="245"/>
    </w:pPr>
  </w:style>
  <w:style w:type="paragraph" w:styleId="Obsah3">
    <w:name w:val="toc 3"/>
    <w:basedOn w:val="Normlny"/>
    <w:next w:val="Normlny"/>
    <w:autoRedefine/>
    <w:uiPriority w:val="39"/>
    <w:unhideWhenUsed/>
    <w:rsid w:val="000A7279"/>
    <w:pPr>
      <w:tabs>
        <w:tab w:val="left" w:pos="1320"/>
        <w:tab w:val="right" w:leader="dot" w:pos="7429"/>
      </w:tabs>
      <w:spacing w:after="100"/>
      <w:ind w:left="475"/>
    </w:pPr>
  </w:style>
  <w:style w:type="character" w:styleId="CitciaHTML">
    <w:name w:val="HTML Cite"/>
    <w:basedOn w:val="Predvolenpsmoodseku"/>
    <w:uiPriority w:val="99"/>
    <w:semiHidden/>
    <w:unhideWhenUsed/>
    <w:rsid w:val="003E65FA"/>
    <w:rPr>
      <w:i/>
      <w:iCs/>
    </w:rPr>
  </w:style>
  <w:style w:type="character" w:styleId="Vrazn">
    <w:name w:val="Strong"/>
    <w:basedOn w:val="Predvolenpsmoodseku"/>
    <w:uiPriority w:val="22"/>
    <w:qFormat/>
    <w:rsid w:val="003E65FA"/>
    <w:rPr>
      <w:b/>
      <w:bCs/>
    </w:rPr>
  </w:style>
  <w:style w:type="character" w:styleId="Zvraznenie">
    <w:name w:val="Emphasis"/>
    <w:basedOn w:val="Predvolenpsmoodseku"/>
    <w:uiPriority w:val="20"/>
    <w:qFormat/>
    <w:rsid w:val="003E65FA"/>
    <w:rPr>
      <w:i/>
      <w:iCs/>
    </w:rPr>
  </w:style>
  <w:style w:type="paragraph" w:styleId="Revzia">
    <w:name w:val="Revision"/>
    <w:hidden/>
    <w:uiPriority w:val="99"/>
    <w:semiHidden/>
    <w:rsid w:val="00EC28F7"/>
    <w:pPr>
      <w:spacing w:after="0" w:line="240" w:lineRule="auto"/>
    </w:pPr>
    <w:rPr>
      <w:rFonts w:ascii="Times New Roman" w:hAnsi="Times New Roman"/>
      <w:sz w:val="20"/>
      <w:lang w:val="en-US"/>
    </w:rPr>
  </w:style>
  <w:style w:type="character" w:styleId="Odkaznakomentr">
    <w:name w:val="annotation reference"/>
    <w:basedOn w:val="Predvolenpsmoodseku"/>
    <w:uiPriority w:val="99"/>
    <w:semiHidden/>
    <w:unhideWhenUsed/>
    <w:rsid w:val="00EC28F7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EC28F7"/>
    <w:pPr>
      <w:spacing w:line="240" w:lineRule="auto"/>
    </w:pPr>
    <w:rPr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EC28F7"/>
    <w:rPr>
      <w:rFonts w:ascii="Times New Roman" w:hAnsi="Times New Roman"/>
      <w:sz w:val="20"/>
      <w:szCs w:val="20"/>
      <w:lang w:val="en-US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EC28F7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EC28F7"/>
    <w:rPr>
      <w:rFonts w:ascii="Times New Roman" w:hAnsi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pubchem.ncbi.nlm.nih.gov/compound/MTBE" TargetMode="External"/><Relationship Id="rId18" Type="http://schemas.openxmlformats.org/officeDocument/2006/relationships/hyperlink" Target="https://ilthermo.boulder.nist.go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2478/s11696-010-0006-x" TargetMode="External"/><Relationship Id="rId7" Type="http://schemas.microsoft.com/office/2011/relationships/commentsExtended" Target="commentsExtended.xml"/><Relationship Id="rId12" Type="http://schemas.openxmlformats.org/officeDocument/2006/relationships/hyperlink" Target="https://cameochemicals.noaa.gov/chemical/7091" TargetMode="External"/><Relationship Id="rId17" Type="http://schemas.openxmlformats.org/officeDocument/2006/relationships/hyperlink" Target="https://doi.org/10.1016/j.molliq.2017.12.11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fluid.2016.12.024" TargetMode="External"/><Relationship Id="rId20" Type="http://schemas.openxmlformats.org/officeDocument/2006/relationships/hyperlink" Target="https://pubs.acs.org/doi/full/10.1021/ie501699a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www.chemicalbook.com/ChemicalProductProperty_EN_CB2853178.ht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B978-0-12-822139-6.00012-2" TargetMode="External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hyperlink" Target="https://www.chemicalbook.com/ChemicalProductProperty_EN_CB2749097.htm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webbook.nist.gov/cgi/cbook.cgi?ID=1634-04-4&amp;Type=IR-SPEC&amp;Index=QUANT-IR,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7DE35-3E12-44F6-BCD1-E964ECD8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3765</Words>
  <Characters>21467</Characters>
  <Application>Microsoft Office Word</Application>
  <DocSecurity>0</DocSecurity>
  <Lines>178</Lines>
  <Paragraphs>50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 &amp; SanBuild</Company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Pavol Steltenpohl</cp:lastModifiedBy>
  <cp:revision>5</cp:revision>
  <dcterms:created xsi:type="dcterms:W3CDTF">2025-04-24T11:48:00Z</dcterms:created>
  <dcterms:modified xsi:type="dcterms:W3CDTF">2025-04-25T05:43:00Z</dcterms:modified>
</cp:coreProperties>
</file>